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892AC" w14:textId="77777777" w:rsidR="005049AF" w:rsidRPr="005E7FAD" w:rsidRDefault="005049AF" w:rsidP="00B44118">
      <w:pPr>
        <w:ind w:right="140"/>
        <w:jc w:val="center"/>
        <w:rPr>
          <w:rFonts w:cs="Arial"/>
          <w:sz w:val="40"/>
          <w:szCs w:val="40"/>
        </w:rPr>
      </w:pPr>
    </w:p>
    <w:p w14:paraId="71DF7E44" w14:textId="77777777" w:rsidR="005049AF" w:rsidRPr="005E7FAD" w:rsidRDefault="005049AF" w:rsidP="00B44118">
      <w:pPr>
        <w:ind w:right="140"/>
        <w:jc w:val="center"/>
        <w:rPr>
          <w:rFonts w:cs="Arial"/>
          <w:sz w:val="40"/>
          <w:szCs w:val="40"/>
        </w:rPr>
      </w:pPr>
    </w:p>
    <w:p w14:paraId="25FBDB5F" w14:textId="77777777" w:rsidR="005049AF" w:rsidRPr="005E7FAD" w:rsidRDefault="005049AF" w:rsidP="00B44118">
      <w:pPr>
        <w:ind w:right="140"/>
        <w:jc w:val="center"/>
        <w:rPr>
          <w:rFonts w:cs="Arial"/>
          <w:sz w:val="40"/>
          <w:szCs w:val="40"/>
        </w:rPr>
      </w:pPr>
    </w:p>
    <w:p w14:paraId="4A1B9384" w14:textId="77777777" w:rsidR="00A51234" w:rsidRPr="005E7FAD" w:rsidRDefault="00A51234" w:rsidP="00B44118">
      <w:pPr>
        <w:ind w:right="140"/>
        <w:jc w:val="center"/>
        <w:rPr>
          <w:rFonts w:cs="Arial"/>
          <w:sz w:val="40"/>
          <w:szCs w:val="40"/>
        </w:rPr>
      </w:pPr>
    </w:p>
    <w:p w14:paraId="1EF71E26" w14:textId="56A53EA0" w:rsidR="005049AF" w:rsidRPr="005E7FAD" w:rsidRDefault="000C3FBB" w:rsidP="00B44118">
      <w:pPr>
        <w:ind w:right="140"/>
        <w:jc w:val="center"/>
        <w:rPr>
          <w:rFonts w:cs="Arial"/>
          <w:sz w:val="40"/>
          <w:szCs w:val="40"/>
        </w:rPr>
      </w:pPr>
      <w:r w:rsidRPr="00CD7E14">
        <w:rPr>
          <w:noProof/>
          <w:lang w:val="es-PE" w:eastAsia="es-PE"/>
        </w:rPr>
        <w:drawing>
          <wp:inline distT="0" distB="0" distL="0" distR="0" wp14:anchorId="5B894D25" wp14:editId="1BEFB952">
            <wp:extent cx="2956560" cy="93726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937260"/>
                    </a:xfrm>
                    <a:prstGeom prst="rect">
                      <a:avLst/>
                    </a:prstGeom>
                    <a:noFill/>
                    <a:ln>
                      <a:noFill/>
                    </a:ln>
                  </pic:spPr>
                </pic:pic>
              </a:graphicData>
            </a:graphic>
          </wp:inline>
        </w:drawing>
      </w:r>
    </w:p>
    <w:p w14:paraId="094C6090" w14:textId="77777777" w:rsidR="005049AF" w:rsidRPr="005E7FAD" w:rsidRDefault="005049AF" w:rsidP="00B44118">
      <w:pPr>
        <w:ind w:right="140"/>
        <w:jc w:val="center"/>
        <w:rPr>
          <w:rFonts w:cs="Arial"/>
          <w:sz w:val="40"/>
          <w:szCs w:val="40"/>
        </w:rPr>
      </w:pPr>
    </w:p>
    <w:p w14:paraId="52213619" w14:textId="77777777" w:rsidR="005049AF" w:rsidRPr="005E7FAD" w:rsidRDefault="005049AF" w:rsidP="00B44118">
      <w:pPr>
        <w:ind w:right="140"/>
        <w:jc w:val="center"/>
        <w:rPr>
          <w:rFonts w:cs="Arial"/>
          <w:sz w:val="40"/>
          <w:szCs w:val="40"/>
        </w:rPr>
      </w:pPr>
    </w:p>
    <w:p w14:paraId="5F25495A" w14:textId="77777777" w:rsidR="005049AF" w:rsidRPr="005E7FAD" w:rsidRDefault="005049AF" w:rsidP="00B44118">
      <w:pPr>
        <w:ind w:right="140"/>
        <w:jc w:val="center"/>
        <w:rPr>
          <w:rFonts w:cs="Arial"/>
          <w:sz w:val="40"/>
          <w:szCs w:val="40"/>
        </w:rPr>
      </w:pPr>
    </w:p>
    <w:p w14:paraId="347BED98" w14:textId="77777777" w:rsidR="00147B14" w:rsidRDefault="00147B14" w:rsidP="00147B14">
      <w:pPr>
        <w:pStyle w:val="Cartula1"/>
      </w:pPr>
      <w:r>
        <w:rPr>
          <w:bCs/>
        </w:rPr>
        <w:t>OFICINA DE TIC</w:t>
      </w:r>
    </w:p>
    <w:p w14:paraId="1156A947" w14:textId="77777777" w:rsidR="005049AF" w:rsidRDefault="005049AF" w:rsidP="00B44118">
      <w:pPr>
        <w:ind w:right="140"/>
        <w:jc w:val="center"/>
        <w:rPr>
          <w:rFonts w:cs="Arial"/>
          <w:szCs w:val="22"/>
        </w:rPr>
      </w:pPr>
    </w:p>
    <w:p w14:paraId="44A8C017" w14:textId="77777777" w:rsidR="005049AF" w:rsidRDefault="005049AF" w:rsidP="00B44118">
      <w:pPr>
        <w:ind w:right="140"/>
        <w:jc w:val="center"/>
        <w:rPr>
          <w:rFonts w:cs="Arial"/>
          <w:szCs w:val="22"/>
        </w:rPr>
      </w:pPr>
    </w:p>
    <w:p w14:paraId="18DE0E25" w14:textId="77777777" w:rsidR="005049AF" w:rsidRDefault="005049AF" w:rsidP="00B44118">
      <w:pPr>
        <w:ind w:right="140"/>
        <w:jc w:val="center"/>
        <w:rPr>
          <w:rFonts w:cs="Arial"/>
          <w:szCs w:val="22"/>
        </w:rPr>
      </w:pPr>
    </w:p>
    <w:p w14:paraId="19D1687A" w14:textId="77777777" w:rsidR="005049AF" w:rsidRDefault="005049AF" w:rsidP="00B44118">
      <w:pPr>
        <w:ind w:right="140"/>
        <w:jc w:val="center"/>
        <w:rPr>
          <w:rFonts w:cs="Arial"/>
          <w:szCs w:val="22"/>
        </w:rPr>
      </w:pPr>
    </w:p>
    <w:p w14:paraId="11A1CB4B" w14:textId="77777777" w:rsidR="005049AF" w:rsidRDefault="005049AF" w:rsidP="00B44118">
      <w:pPr>
        <w:ind w:right="140"/>
        <w:jc w:val="center"/>
        <w:rPr>
          <w:rFonts w:cs="Arial"/>
          <w:szCs w:val="22"/>
        </w:rPr>
      </w:pPr>
    </w:p>
    <w:p w14:paraId="0700ADDA" w14:textId="6928E63D" w:rsidR="005E7FAD" w:rsidRDefault="005E7FAD" w:rsidP="00B44118">
      <w:pPr>
        <w:ind w:right="140"/>
        <w:jc w:val="center"/>
        <w:rPr>
          <w:rFonts w:cs="Arial"/>
        </w:rPr>
      </w:pPr>
    </w:p>
    <w:p w14:paraId="401A411D" w14:textId="200DBDE4" w:rsidR="005049AF" w:rsidRPr="00B07129" w:rsidRDefault="000A0602" w:rsidP="00B44118">
      <w:pPr>
        <w:pStyle w:val="Cartula1"/>
        <w:ind w:right="140"/>
        <w:rPr>
          <w:ins w:id="0" w:author="Microsoft Word" w:date="2024-11-02T16:09:00Z" w16du:dateUtc="2024-11-02T23:09:00Z"/>
          <w:color w:val="000000" w:themeColor="text1"/>
        </w:rPr>
      </w:pPr>
      <w:ins w:id="1" w:author="Microsoft Word" w:date="2024-11-02T16:09:00Z" w16du:dateUtc="2024-11-02T23:09:00Z">
        <w:r w:rsidRPr="3586D445">
          <w:rPr>
            <w:color w:val="000000" w:themeColor="text1"/>
          </w:rPr>
          <w:t>PROYECTO PROMCOSER</w:t>
        </w:r>
      </w:ins>
    </w:p>
    <w:p w14:paraId="4A40C2DC" w14:textId="77777777" w:rsidR="005049AF" w:rsidRDefault="005049AF" w:rsidP="00B44118">
      <w:pPr>
        <w:ind w:right="140"/>
        <w:jc w:val="center"/>
        <w:rPr>
          <w:rFonts w:cs="Arial"/>
          <w:szCs w:val="22"/>
        </w:rPr>
      </w:pPr>
    </w:p>
    <w:p w14:paraId="31805D25" w14:textId="77777777" w:rsidR="005049AF" w:rsidRDefault="005049AF" w:rsidP="00B44118">
      <w:pPr>
        <w:ind w:right="140"/>
        <w:jc w:val="center"/>
        <w:rPr>
          <w:rFonts w:cs="Arial"/>
          <w:szCs w:val="22"/>
        </w:rPr>
      </w:pPr>
    </w:p>
    <w:p w14:paraId="24822B83" w14:textId="77777777" w:rsidR="005049AF" w:rsidRDefault="005049AF" w:rsidP="00B44118">
      <w:pPr>
        <w:ind w:right="140"/>
        <w:jc w:val="center"/>
        <w:rPr>
          <w:rFonts w:cs="Arial"/>
          <w:szCs w:val="22"/>
        </w:rPr>
      </w:pPr>
    </w:p>
    <w:p w14:paraId="4C30CB81" w14:textId="73AE0FCA" w:rsidR="005049AF" w:rsidRDefault="004B596E" w:rsidP="005049AF">
      <w:pPr>
        <w:jc w:val="center"/>
        <w:rPr>
          <w:rFonts w:cs="Arial"/>
          <w:szCs w:val="22"/>
        </w:rPr>
      </w:pPr>
      <w:r w:rsidRPr="004B596E">
        <w:rPr>
          <w:rFonts w:cs="Arial"/>
          <w:b/>
          <w:sz w:val="40"/>
          <w:szCs w:val="22"/>
        </w:rPr>
        <w:t>MCVS- UE-III2</w:t>
      </w:r>
      <w:r>
        <w:rPr>
          <w:rFonts w:cs="Arial"/>
          <w:b/>
          <w:sz w:val="40"/>
          <w:szCs w:val="22"/>
        </w:rPr>
        <w:t>3</w:t>
      </w:r>
      <w:r w:rsidRPr="004B596E">
        <w:rPr>
          <w:rFonts w:cs="Arial"/>
          <w:b/>
          <w:sz w:val="40"/>
          <w:szCs w:val="22"/>
        </w:rPr>
        <w:t xml:space="preserve">-1 </w:t>
      </w:r>
      <w:r>
        <w:rPr>
          <w:rFonts w:cs="Arial"/>
          <w:b/>
          <w:sz w:val="40"/>
          <w:szCs w:val="22"/>
        </w:rPr>
        <w:t>Requisitos y m</w:t>
      </w:r>
      <w:r w:rsidRPr="004B596E">
        <w:rPr>
          <w:rFonts w:cs="Arial"/>
          <w:b/>
          <w:sz w:val="40"/>
          <w:szCs w:val="22"/>
        </w:rPr>
        <w:t>odel</w:t>
      </w:r>
      <w:r>
        <w:rPr>
          <w:rFonts w:cs="Arial"/>
          <w:b/>
          <w:sz w:val="40"/>
          <w:szCs w:val="22"/>
        </w:rPr>
        <w:t>ado</w:t>
      </w:r>
      <w:r w:rsidRPr="004B596E">
        <w:rPr>
          <w:rFonts w:cs="Arial"/>
          <w:b/>
          <w:sz w:val="40"/>
          <w:szCs w:val="22"/>
        </w:rPr>
        <w:t xml:space="preserve"> del </w:t>
      </w:r>
      <w:r>
        <w:rPr>
          <w:rFonts w:cs="Arial"/>
          <w:b/>
          <w:sz w:val="40"/>
          <w:szCs w:val="22"/>
        </w:rPr>
        <w:t>s</w:t>
      </w:r>
      <w:r w:rsidRPr="004B596E">
        <w:rPr>
          <w:rFonts w:cs="Arial"/>
          <w:b/>
          <w:sz w:val="40"/>
          <w:szCs w:val="22"/>
        </w:rPr>
        <w:t>oftware</w:t>
      </w:r>
    </w:p>
    <w:p w14:paraId="06FBEED4" w14:textId="77777777" w:rsidR="005049AF" w:rsidRDefault="005049AF" w:rsidP="005049AF">
      <w:pPr>
        <w:jc w:val="center"/>
        <w:rPr>
          <w:rFonts w:cs="Arial"/>
          <w:szCs w:val="22"/>
        </w:rPr>
      </w:pPr>
    </w:p>
    <w:p w14:paraId="0A060220" w14:textId="77777777" w:rsidR="005049AF" w:rsidRDefault="005049AF" w:rsidP="005049AF">
      <w:pPr>
        <w:jc w:val="center"/>
        <w:rPr>
          <w:rFonts w:cs="Arial"/>
          <w:szCs w:val="22"/>
        </w:rPr>
      </w:pPr>
    </w:p>
    <w:p w14:paraId="238C4790" w14:textId="77777777" w:rsidR="005049AF" w:rsidRDefault="005049AF" w:rsidP="005049AF">
      <w:pPr>
        <w:jc w:val="center"/>
        <w:rPr>
          <w:rFonts w:cs="Arial"/>
          <w:szCs w:val="22"/>
        </w:rPr>
      </w:pPr>
    </w:p>
    <w:p w14:paraId="57A23328" w14:textId="77777777" w:rsidR="005049AF" w:rsidRDefault="005049AF" w:rsidP="005049AF">
      <w:pPr>
        <w:jc w:val="center"/>
        <w:rPr>
          <w:rFonts w:cs="Arial"/>
          <w:szCs w:val="22"/>
        </w:rPr>
      </w:pPr>
    </w:p>
    <w:p w14:paraId="304AC124" w14:textId="77777777" w:rsidR="00683A55" w:rsidRDefault="007E4AAA" w:rsidP="00683A55">
      <w:pPr>
        <w:pStyle w:val="Ttulo"/>
      </w:pPr>
      <w:r w:rsidRPr="00644787">
        <w:rPr>
          <w:lang w:val="pt-BR"/>
        </w:rPr>
        <w:br w:type="page"/>
      </w:r>
      <w:r w:rsidR="00683A55">
        <w:lastRenderedPageBreak/>
        <w:t>Historial de Versiones</w:t>
      </w:r>
      <w:r w:rsidR="00683A55">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19"/>
        <w:gridCol w:w="1390"/>
        <w:gridCol w:w="3261"/>
        <w:gridCol w:w="2619"/>
      </w:tblGrid>
      <w:tr w:rsidR="00683A55" w:rsidRPr="00AC0D73" w14:paraId="65D0CE20" w14:textId="77777777" w:rsidTr="004D13D0">
        <w:trPr>
          <w:cantSplit/>
          <w:jc w:val="center"/>
        </w:trPr>
        <w:tc>
          <w:tcPr>
            <w:tcW w:w="1319" w:type="dxa"/>
            <w:tcBorders>
              <w:bottom w:val="single" w:sz="4" w:space="0" w:color="auto"/>
            </w:tcBorders>
            <w:shd w:val="clear" w:color="auto" w:fill="auto"/>
            <w:vAlign w:val="center"/>
          </w:tcPr>
          <w:p w14:paraId="3EE05B05" w14:textId="77777777" w:rsidR="00683A55" w:rsidRPr="00AC0D73" w:rsidRDefault="00683A55" w:rsidP="004D13D0">
            <w:pPr>
              <w:pStyle w:val="ATtulosdecolumnasdetablas"/>
            </w:pPr>
            <w:r w:rsidRPr="00AC0D73">
              <w:t>Autor</w:t>
            </w:r>
          </w:p>
        </w:tc>
        <w:tc>
          <w:tcPr>
            <w:tcW w:w="1390" w:type="dxa"/>
            <w:tcBorders>
              <w:bottom w:val="single" w:sz="4" w:space="0" w:color="auto"/>
            </w:tcBorders>
            <w:shd w:val="clear" w:color="auto" w:fill="auto"/>
            <w:vAlign w:val="center"/>
          </w:tcPr>
          <w:p w14:paraId="40109998" w14:textId="77777777" w:rsidR="00683A55" w:rsidRPr="00AC0D73" w:rsidRDefault="00683A55" w:rsidP="004D13D0">
            <w:pPr>
              <w:pStyle w:val="ATtulosdecolumnasdetablas"/>
            </w:pPr>
            <w:r w:rsidRPr="00AC0D73">
              <w:t>Versión</w:t>
            </w:r>
          </w:p>
        </w:tc>
        <w:tc>
          <w:tcPr>
            <w:tcW w:w="3261" w:type="dxa"/>
            <w:tcBorders>
              <w:bottom w:val="single" w:sz="4" w:space="0" w:color="auto"/>
            </w:tcBorders>
            <w:shd w:val="clear" w:color="auto" w:fill="auto"/>
            <w:vAlign w:val="center"/>
          </w:tcPr>
          <w:p w14:paraId="57E140B2" w14:textId="77777777" w:rsidR="00683A55" w:rsidRPr="00AC0D73" w:rsidRDefault="00683A55" w:rsidP="004D13D0">
            <w:pPr>
              <w:pStyle w:val="ATtulosdecolumnasdetablas"/>
            </w:pPr>
            <w:r w:rsidRPr="00AC0D73">
              <w:t>Descripción</w:t>
            </w:r>
          </w:p>
        </w:tc>
        <w:tc>
          <w:tcPr>
            <w:tcW w:w="2619" w:type="dxa"/>
            <w:tcBorders>
              <w:bottom w:val="single" w:sz="4" w:space="0" w:color="auto"/>
            </w:tcBorders>
            <w:shd w:val="clear" w:color="auto" w:fill="auto"/>
            <w:vAlign w:val="center"/>
          </w:tcPr>
          <w:p w14:paraId="777BDCC1" w14:textId="77777777" w:rsidR="00683A55" w:rsidRPr="00AC0D73" w:rsidRDefault="00683A55" w:rsidP="004D13D0">
            <w:pPr>
              <w:pStyle w:val="ATtulosdecolumnasdetablas"/>
            </w:pPr>
            <w:r w:rsidRPr="00AC0D73">
              <w:t>Fecha</w:t>
            </w:r>
          </w:p>
        </w:tc>
      </w:tr>
      <w:tr w:rsidR="00683A55" w14:paraId="26EB0016" w14:textId="77777777" w:rsidTr="004D13D0">
        <w:trPr>
          <w:cantSplit/>
          <w:jc w:val="center"/>
        </w:trPr>
        <w:tc>
          <w:tcPr>
            <w:tcW w:w="1319" w:type="dxa"/>
            <w:tcBorders>
              <w:top w:val="single" w:sz="4" w:space="0" w:color="auto"/>
              <w:bottom w:val="single" w:sz="4" w:space="0" w:color="auto"/>
            </w:tcBorders>
            <w:vAlign w:val="center"/>
          </w:tcPr>
          <w:p w14:paraId="16807EC4" w14:textId="77777777" w:rsidR="00683A55" w:rsidRDefault="00683A55" w:rsidP="004D13D0">
            <w:pPr>
              <w:pStyle w:val="ATextodetablas"/>
            </w:pPr>
            <w:r>
              <w:t>ITIS</w:t>
            </w:r>
          </w:p>
        </w:tc>
        <w:tc>
          <w:tcPr>
            <w:tcW w:w="1390" w:type="dxa"/>
            <w:tcBorders>
              <w:top w:val="single" w:sz="4" w:space="0" w:color="auto"/>
              <w:bottom w:val="single" w:sz="4" w:space="0" w:color="auto"/>
            </w:tcBorders>
            <w:vAlign w:val="center"/>
          </w:tcPr>
          <w:p w14:paraId="5A8BD036" w14:textId="77777777" w:rsidR="00683A55" w:rsidRDefault="00683A55" w:rsidP="004D13D0">
            <w:pPr>
              <w:pStyle w:val="ATextodetablas"/>
            </w:pPr>
            <w:r>
              <w:t>1.0</w:t>
            </w:r>
          </w:p>
        </w:tc>
        <w:tc>
          <w:tcPr>
            <w:tcW w:w="3261" w:type="dxa"/>
            <w:tcBorders>
              <w:top w:val="single" w:sz="4" w:space="0" w:color="auto"/>
              <w:bottom w:val="single" w:sz="4" w:space="0" w:color="auto"/>
            </w:tcBorders>
            <w:vAlign w:val="center"/>
          </w:tcPr>
          <w:p w14:paraId="40BF8B7F" w14:textId="77777777" w:rsidR="00683A55" w:rsidRDefault="00683A55" w:rsidP="004D13D0">
            <w:pPr>
              <w:pStyle w:val="ATextodetablas"/>
            </w:pPr>
            <w:r>
              <w:t>Elaboración del formato</w:t>
            </w:r>
          </w:p>
        </w:tc>
        <w:tc>
          <w:tcPr>
            <w:tcW w:w="2619" w:type="dxa"/>
            <w:tcBorders>
              <w:top w:val="single" w:sz="4" w:space="0" w:color="auto"/>
              <w:bottom w:val="single" w:sz="4" w:space="0" w:color="auto"/>
            </w:tcBorders>
            <w:vAlign w:val="center"/>
          </w:tcPr>
          <w:p w14:paraId="0F5765D9" w14:textId="5B4E9073" w:rsidR="00683A55" w:rsidRDefault="004469EC" w:rsidP="004D13D0">
            <w:pPr>
              <w:pStyle w:val="ATextodetablas"/>
            </w:pPr>
            <w:r>
              <w:t xml:space="preserve"> </w:t>
            </w:r>
          </w:p>
        </w:tc>
      </w:tr>
      <w:tr w:rsidR="00683A55" w14:paraId="044D6AB4" w14:textId="77777777" w:rsidTr="004D13D0">
        <w:trPr>
          <w:cantSplit/>
          <w:jc w:val="center"/>
        </w:trPr>
        <w:tc>
          <w:tcPr>
            <w:tcW w:w="1319" w:type="dxa"/>
            <w:tcBorders>
              <w:top w:val="single" w:sz="4" w:space="0" w:color="auto"/>
              <w:bottom w:val="single" w:sz="4" w:space="0" w:color="auto"/>
            </w:tcBorders>
            <w:vAlign w:val="center"/>
          </w:tcPr>
          <w:p w14:paraId="206F260F" w14:textId="1D6475A8" w:rsidR="00683A55" w:rsidRDefault="00A73853" w:rsidP="004D13D0">
            <w:pPr>
              <w:pStyle w:val="ATextodetablas"/>
            </w:pPr>
            <w:r>
              <w:t>ITIS</w:t>
            </w:r>
          </w:p>
        </w:tc>
        <w:tc>
          <w:tcPr>
            <w:tcW w:w="1390" w:type="dxa"/>
            <w:tcBorders>
              <w:top w:val="single" w:sz="4" w:space="0" w:color="auto"/>
              <w:bottom w:val="single" w:sz="4" w:space="0" w:color="auto"/>
            </w:tcBorders>
            <w:vAlign w:val="center"/>
          </w:tcPr>
          <w:p w14:paraId="6313CDA9" w14:textId="0945F46B" w:rsidR="00683A55" w:rsidRDefault="00A73853" w:rsidP="004D13D0">
            <w:pPr>
              <w:pStyle w:val="ATextodetablas"/>
            </w:pPr>
            <w:r>
              <w:t>2.0</w:t>
            </w:r>
          </w:p>
        </w:tc>
        <w:tc>
          <w:tcPr>
            <w:tcW w:w="3261" w:type="dxa"/>
            <w:tcBorders>
              <w:top w:val="single" w:sz="4" w:space="0" w:color="auto"/>
              <w:bottom w:val="single" w:sz="4" w:space="0" w:color="auto"/>
            </w:tcBorders>
            <w:vAlign w:val="center"/>
          </w:tcPr>
          <w:p w14:paraId="09C5BFCA" w14:textId="02907193" w:rsidR="00683A55" w:rsidRDefault="00A73853" w:rsidP="004D13D0">
            <w:pPr>
              <w:pStyle w:val="ATextodetablas"/>
            </w:pPr>
            <w:r>
              <w:t>Actualización de preguntas</w:t>
            </w:r>
          </w:p>
        </w:tc>
        <w:tc>
          <w:tcPr>
            <w:tcW w:w="2619" w:type="dxa"/>
            <w:tcBorders>
              <w:top w:val="single" w:sz="4" w:space="0" w:color="auto"/>
              <w:bottom w:val="single" w:sz="4" w:space="0" w:color="auto"/>
            </w:tcBorders>
            <w:vAlign w:val="center"/>
          </w:tcPr>
          <w:p w14:paraId="025B515F" w14:textId="0FA1D3E1" w:rsidR="00683A55" w:rsidRDefault="004469EC" w:rsidP="004D13D0">
            <w:pPr>
              <w:pStyle w:val="ATextodetablas"/>
            </w:pPr>
            <w:r>
              <w:t xml:space="preserve"> </w:t>
            </w:r>
          </w:p>
        </w:tc>
      </w:tr>
    </w:tbl>
    <w:p w14:paraId="29032FEB" w14:textId="77777777" w:rsidR="00683A55" w:rsidRDefault="00683A55" w:rsidP="00683A55">
      <w:pPr>
        <w:pStyle w:val="Encabezado"/>
      </w:pPr>
    </w:p>
    <w:p w14:paraId="7A522180" w14:textId="77777777" w:rsidR="00683A55" w:rsidRDefault="00683A55" w:rsidP="00683A55">
      <w:pPr>
        <w:pStyle w:val="EstiloTtuloIzquierda"/>
      </w:pPr>
      <w:r>
        <w:lastRenderedPageBreak/>
        <w:t>Revisado y Aprobado por:</w:t>
      </w:r>
    </w:p>
    <w:p w14:paraId="3BDC25F9" w14:textId="77777777" w:rsidR="00683A55" w:rsidRDefault="00683A55" w:rsidP="00683A55">
      <w:pPr>
        <w:pStyle w:val="EstiloTtuloIzquier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683A55" w14:paraId="62165D70" w14:textId="77777777" w:rsidTr="004D13D0">
        <w:tc>
          <w:tcPr>
            <w:tcW w:w="1951" w:type="dxa"/>
            <w:shd w:val="clear" w:color="auto" w:fill="auto"/>
          </w:tcPr>
          <w:p w14:paraId="07A98412" w14:textId="77777777" w:rsidR="00683A55" w:rsidRDefault="00683A55" w:rsidP="004D13D0">
            <w:pPr>
              <w:pStyle w:val="EstiloTtuloIzquierda"/>
            </w:pPr>
            <w:r>
              <w:t>Nombre</w:t>
            </w:r>
          </w:p>
        </w:tc>
        <w:tc>
          <w:tcPr>
            <w:tcW w:w="5103" w:type="dxa"/>
            <w:shd w:val="clear" w:color="auto" w:fill="auto"/>
          </w:tcPr>
          <w:p w14:paraId="0D3C6C60" w14:textId="0EAC7BD6" w:rsidR="00683A55" w:rsidRDefault="60BF5F4A" w:rsidP="004D13D0">
            <w:pPr>
              <w:pStyle w:val="EstiloTtuloIzquierda"/>
            </w:pPr>
            <w:r>
              <w:t>Aguilar Contreras, Angel Jesus</w:t>
            </w:r>
          </w:p>
        </w:tc>
      </w:tr>
      <w:tr w:rsidR="00683A55" w14:paraId="313F855E" w14:textId="77777777" w:rsidTr="004D13D0">
        <w:tc>
          <w:tcPr>
            <w:tcW w:w="1951" w:type="dxa"/>
            <w:shd w:val="clear" w:color="auto" w:fill="auto"/>
          </w:tcPr>
          <w:p w14:paraId="0F0B853B" w14:textId="77777777" w:rsidR="00683A55" w:rsidRDefault="00683A55" w:rsidP="004D13D0">
            <w:pPr>
              <w:pStyle w:val="EstiloTtuloIzquierda"/>
            </w:pPr>
            <w:r>
              <w:t>Cargo</w:t>
            </w:r>
          </w:p>
        </w:tc>
        <w:tc>
          <w:tcPr>
            <w:tcW w:w="5103" w:type="dxa"/>
            <w:shd w:val="clear" w:color="auto" w:fill="auto"/>
          </w:tcPr>
          <w:p w14:paraId="4802DF5B" w14:textId="484F2AFC" w:rsidR="00683A55" w:rsidRDefault="04314FBC" w:rsidP="004D13D0">
            <w:pPr>
              <w:pStyle w:val="EstiloTtuloIzquierda"/>
            </w:pPr>
            <w:r>
              <w:t>Scrum Master</w:t>
            </w:r>
          </w:p>
        </w:tc>
      </w:tr>
      <w:tr w:rsidR="00683A55" w14:paraId="0BAB4A0C" w14:textId="77777777" w:rsidTr="004D13D0">
        <w:tc>
          <w:tcPr>
            <w:tcW w:w="1951" w:type="dxa"/>
            <w:shd w:val="clear" w:color="auto" w:fill="auto"/>
          </w:tcPr>
          <w:p w14:paraId="6CEC42C9" w14:textId="77777777" w:rsidR="00683A55" w:rsidRDefault="00683A55" w:rsidP="004D13D0">
            <w:pPr>
              <w:pStyle w:val="EstiloTtuloIzquierda"/>
            </w:pPr>
            <w:r>
              <w:t>Firma</w:t>
            </w:r>
          </w:p>
        </w:tc>
        <w:tc>
          <w:tcPr>
            <w:tcW w:w="5103" w:type="dxa"/>
            <w:shd w:val="clear" w:color="auto" w:fill="auto"/>
          </w:tcPr>
          <w:p w14:paraId="3ECAF87B" w14:textId="4F71206A" w:rsidR="00683A55" w:rsidRDefault="202719CA" w:rsidP="004D13D0">
            <w:pPr>
              <w:pStyle w:val="EstiloTtuloIzquierda"/>
            </w:pPr>
            <w:r>
              <w:rPr>
                <w:noProof/>
              </w:rPr>
              <w:drawing>
                <wp:inline distT="0" distB="0" distL="0" distR="0" wp14:anchorId="1DB203C7" wp14:editId="550BDE6A">
                  <wp:extent cx="3095625" cy="514350"/>
                  <wp:effectExtent l="0" t="0" r="0" b="0"/>
                  <wp:docPr id="119712022" name="Picture 11971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514350"/>
                          </a:xfrm>
                          <a:prstGeom prst="rect">
                            <a:avLst/>
                          </a:prstGeom>
                        </pic:spPr>
                      </pic:pic>
                    </a:graphicData>
                  </a:graphic>
                </wp:inline>
              </w:drawing>
            </w:r>
          </w:p>
        </w:tc>
      </w:tr>
    </w:tbl>
    <w:p w14:paraId="45446D26" w14:textId="77777777" w:rsidR="00683A55" w:rsidRDefault="00683A55" w:rsidP="00683A55">
      <w:pPr>
        <w:pStyle w:val="EstiloTtuloIzquier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683A55" w14:paraId="3A57A366" w14:textId="77777777" w:rsidTr="004D13D0">
        <w:tc>
          <w:tcPr>
            <w:tcW w:w="1951" w:type="dxa"/>
            <w:shd w:val="clear" w:color="auto" w:fill="auto"/>
          </w:tcPr>
          <w:p w14:paraId="6D1C2CE2" w14:textId="77777777" w:rsidR="00683A55" w:rsidRDefault="00683A55" w:rsidP="004D13D0">
            <w:pPr>
              <w:pStyle w:val="EstiloTtuloIzquierda"/>
            </w:pPr>
            <w:r>
              <w:t>Nombre</w:t>
            </w:r>
          </w:p>
        </w:tc>
        <w:tc>
          <w:tcPr>
            <w:tcW w:w="5103" w:type="dxa"/>
            <w:shd w:val="clear" w:color="auto" w:fill="auto"/>
          </w:tcPr>
          <w:p w14:paraId="6CF2D163" w14:textId="1CD3BE97" w:rsidR="00683A55" w:rsidRDefault="001F33C4" w:rsidP="004D13D0">
            <w:pPr>
              <w:pStyle w:val="EstiloTtuloIzquierda"/>
            </w:pPr>
            <w:r>
              <w:t>Arones Chuchon Nilmar Angel</w:t>
            </w:r>
          </w:p>
        </w:tc>
      </w:tr>
      <w:tr w:rsidR="00683A55" w14:paraId="62B0375B" w14:textId="77777777" w:rsidTr="004D13D0">
        <w:tc>
          <w:tcPr>
            <w:tcW w:w="1951" w:type="dxa"/>
            <w:shd w:val="clear" w:color="auto" w:fill="auto"/>
          </w:tcPr>
          <w:p w14:paraId="4F245134" w14:textId="77777777" w:rsidR="00683A55" w:rsidRDefault="00683A55" w:rsidP="004D13D0">
            <w:pPr>
              <w:pStyle w:val="EstiloTtuloIzquierda"/>
            </w:pPr>
            <w:r>
              <w:t>Cargo</w:t>
            </w:r>
          </w:p>
        </w:tc>
        <w:tc>
          <w:tcPr>
            <w:tcW w:w="5103" w:type="dxa"/>
            <w:shd w:val="clear" w:color="auto" w:fill="auto"/>
          </w:tcPr>
          <w:p w14:paraId="3F4C06DE" w14:textId="7CAEECFD" w:rsidR="00683A55" w:rsidRDefault="00E74A6D" w:rsidP="004D13D0">
            <w:pPr>
              <w:pStyle w:val="EstiloTtuloIzquierda"/>
            </w:pPr>
            <w:r>
              <w:t>PRODUCT ONWER</w:t>
            </w:r>
          </w:p>
        </w:tc>
      </w:tr>
      <w:tr w:rsidR="00683A55" w14:paraId="445708DD" w14:textId="77777777" w:rsidTr="004D13D0">
        <w:tc>
          <w:tcPr>
            <w:tcW w:w="1951" w:type="dxa"/>
            <w:shd w:val="clear" w:color="auto" w:fill="auto"/>
          </w:tcPr>
          <w:p w14:paraId="1D488D8E" w14:textId="77777777" w:rsidR="00683A55" w:rsidRDefault="00683A55" w:rsidP="004D13D0">
            <w:pPr>
              <w:pStyle w:val="EstiloTtuloIzquierda"/>
            </w:pPr>
            <w:r>
              <w:t>Firma</w:t>
            </w:r>
          </w:p>
        </w:tc>
        <w:tc>
          <w:tcPr>
            <w:tcW w:w="5103" w:type="dxa"/>
            <w:shd w:val="clear" w:color="auto" w:fill="auto"/>
          </w:tcPr>
          <w:p w14:paraId="19306409" w14:textId="6EFC1E0D" w:rsidR="00FB36E3" w:rsidRPr="00FB36E3" w:rsidRDefault="00FB36E3" w:rsidP="00FB36E3">
            <w:pPr>
              <w:pStyle w:val="EstiloTtuloIzquierda"/>
            </w:pPr>
            <w:r w:rsidRPr="00FB36E3">
              <w:rPr>
                <w:noProof/>
              </w:rPr>
              <w:drawing>
                <wp:inline distT="0" distB="0" distL="0" distR="0" wp14:anchorId="6F2FD5F7" wp14:editId="198D192F">
                  <wp:extent cx="1152939" cy="776851"/>
                  <wp:effectExtent l="0" t="0" r="9525" b="4445"/>
                  <wp:docPr id="8647113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4223" cy="791192"/>
                          </a:xfrm>
                          <a:prstGeom prst="rect">
                            <a:avLst/>
                          </a:prstGeom>
                          <a:noFill/>
                          <a:ln>
                            <a:noFill/>
                          </a:ln>
                        </pic:spPr>
                      </pic:pic>
                    </a:graphicData>
                  </a:graphic>
                </wp:inline>
              </w:drawing>
            </w:r>
          </w:p>
          <w:p w14:paraId="036B3EDB" w14:textId="77777777" w:rsidR="00683A55" w:rsidRDefault="00683A55" w:rsidP="004D13D0">
            <w:pPr>
              <w:pStyle w:val="EstiloTtuloIzquierda"/>
            </w:pPr>
          </w:p>
        </w:tc>
      </w:tr>
    </w:tbl>
    <w:p w14:paraId="59FBCDB1" w14:textId="77777777" w:rsidR="00683A55" w:rsidRDefault="00683A55" w:rsidP="00683A55">
      <w:pPr>
        <w:pStyle w:val="EstiloTtuloIzquier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A145FD" w14:paraId="2BB75305" w14:textId="77777777">
        <w:tc>
          <w:tcPr>
            <w:tcW w:w="1951" w:type="dxa"/>
            <w:shd w:val="clear" w:color="auto" w:fill="auto"/>
          </w:tcPr>
          <w:p w14:paraId="266382A7" w14:textId="77777777" w:rsidR="00A145FD" w:rsidRDefault="00A145FD">
            <w:pPr>
              <w:pStyle w:val="EstiloTtuloIzquierda"/>
            </w:pPr>
            <w:r>
              <w:t>Nombre</w:t>
            </w:r>
          </w:p>
        </w:tc>
        <w:tc>
          <w:tcPr>
            <w:tcW w:w="5103" w:type="dxa"/>
            <w:shd w:val="clear" w:color="auto" w:fill="auto"/>
          </w:tcPr>
          <w:p w14:paraId="5297FC4F" w14:textId="1895B79E" w:rsidR="00A145FD" w:rsidRDefault="24BEA147">
            <w:pPr>
              <w:pStyle w:val="EstiloTtuloIzquierda"/>
            </w:pPr>
            <w:r>
              <w:t>Caballero Salazar Mattias Lincoln</w:t>
            </w:r>
          </w:p>
        </w:tc>
      </w:tr>
      <w:tr w:rsidR="00A145FD" w14:paraId="13393721" w14:textId="77777777">
        <w:tc>
          <w:tcPr>
            <w:tcW w:w="1951" w:type="dxa"/>
            <w:shd w:val="clear" w:color="auto" w:fill="auto"/>
          </w:tcPr>
          <w:p w14:paraId="32F8A502" w14:textId="77777777" w:rsidR="00A145FD" w:rsidRDefault="00A145FD">
            <w:pPr>
              <w:pStyle w:val="EstiloTtuloIzquierda"/>
            </w:pPr>
            <w:r>
              <w:t>Cargo</w:t>
            </w:r>
          </w:p>
        </w:tc>
        <w:tc>
          <w:tcPr>
            <w:tcW w:w="5103" w:type="dxa"/>
            <w:shd w:val="clear" w:color="auto" w:fill="auto"/>
          </w:tcPr>
          <w:p w14:paraId="07DF0E6E" w14:textId="5276766A" w:rsidR="00A145FD" w:rsidRDefault="1FB0A924">
            <w:pPr>
              <w:pStyle w:val="EstiloTtuloIzquierda"/>
            </w:pPr>
            <w:r>
              <w:t xml:space="preserve">Desarrollador </w:t>
            </w:r>
          </w:p>
        </w:tc>
      </w:tr>
      <w:tr w:rsidR="00A145FD" w14:paraId="79EB400E" w14:textId="77777777">
        <w:tc>
          <w:tcPr>
            <w:tcW w:w="1951" w:type="dxa"/>
            <w:shd w:val="clear" w:color="auto" w:fill="auto"/>
          </w:tcPr>
          <w:p w14:paraId="1504A410" w14:textId="77777777" w:rsidR="00A145FD" w:rsidRDefault="00A145FD">
            <w:pPr>
              <w:pStyle w:val="EstiloTtuloIzquierda"/>
            </w:pPr>
            <w:r>
              <w:t>Firma</w:t>
            </w:r>
          </w:p>
        </w:tc>
        <w:tc>
          <w:tcPr>
            <w:tcW w:w="5103" w:type="dxa"/>
            <w:shd w:val="clear" w:color="auto" w:fill="auto"/>
          </w:tcPr>
          <w:p w14:paraId="6E16C0B1" w14:textId="30C97DC8" w:rsidR="00A145FD" w:rsidRDefault="7E9AB908">
            <w:pPr>
              <w:pStyle w:val="EstiloTtuloIzquierda"/>
            </w:pPr>
            <w:r>
              <w:rPr>
                <w:noProof/>
              </w:rPr>
              <w:drawing>
                <wp:inline distT="0" distB="0" distL="0" distR="0" wp14:anchorId="16B75120" wp14:editId="26668ED7">
                  <wp:extent cx="1623579" cy="877575"/>
                  <wp:effectExtent l="0" t="0" r="0" b="0"/>
                  <wp:docPr id="741513093" name="Picture 74151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3579" cy="877575"/>
                          </a:xfrm>
                          <a:prstGeom prst="rect">
                            <a:avLst/>
                          </a:prstGeom>
                        </pic:spPr>
                      </pic:pic>
                    </a:graphicData>
                  </a:graphic>
                </wp:inline>
              </w:drawing>
            </w:r>
          </w:p>
        </w:tc>
      </w:tr>
    </w:tbl>
    <w:p w14:paraId="3F0257C3" w14:textId="77777777" w:rsidR="000A0602" w:rsidRDefault="000A0602" w:rsidP="00683A55">
      <w:pPr>
        <w:pStyle w:val="Ttulo"/>
      </w:pPr>
    </w:p>
    <w:p w14:paraId="1F6A8A55" w14:textId="49CC5E99" w:rsidR="6CE42164" w:rsidRDefault="6CE42164" w:rsidP="6CE42164">
      <w:pPr>
        <w:pStyle w:val="Ttulo"/>
      </w:pPr>
    </w:p>
    <w:p w14:paraId="04A81FCA" w14:textId="341AC9F4" w:rsidR="6CE42164" w:rsidRDefault="6CE42164" w:rsidP="6CE42164">
      <w:pPr>
        <w:pStyle w:val="Ttul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0A0602" w14:paraId="2A174DDE" w14:textId="77777777">
        <w:tc>
          <w:tcPr>
            <w:tcW w:w="1951" w:type="dxa"/>
            <w:shd w:val="clear" w:color="auto" w:fill="auto"/>
          </w:tcPr>
          <w:p w14:paraId="57EDAF7A" w14:textId="77777777" w:rsidR="000A0602" w:rsidRDefault="000A0602">
            <w:pPr>
              <w:pStyle w:val="EstiloTtuloIzquierda"/>
            </w:pPr>
            <w:r>
              <w:t>Nombre</w:t>
            </w:r>
          </w:p>
        </w:tc>
        <w:tc>
          <w:tcPr>
            <w:tcW w:w="5103" w:type="dxa"/>
            <w:shd w:val="clear" w:color="auto" w:fill="auto"/>
          </w:tcPr>
          <w:p w14:paraId="5471BAC7" w14:textId="1C098108" w:rsidR="000A0602" w:rsidRDefault="1F2B8A49">
            <w:pPr>
              <w:pStyle w:val="EstiloTtuloIzquierda"/>
            </w:pPr>
            <w:r>
              <w:t xml:space="preserve">Cespedes Aliaga Ruben Dario </w:t>
            </w:r>
          </w:p>
        </w:tc>
      </w:tr>
      <w:tr w:rsidR="000A0602" w14:paraId="53CBCCD8" w14:textId="77777777">
        <w:tc>
          <w:tcPr>
            <w:tcW w:w="1951" w:type="dxa"/>
            <w:shd w:val="clear" w:color="auto" w:fill="auto"/>
          </w:tcPr>
          <w:p w14:paraId="5B1314DD" w14:textId="77777777" w:rsidR="000A0602" w:rsidRDefault="000A0602">
            <w:pPr>
              <w:pStyle w:val="EstiloTtuloIzquierda"/>
            </w:pPr>
            <w:r>
              <w:t>Cargo</w:t>
            </w:r>
          </w:p>
        </w:tc>
        <w:tc>
          <w:tcPr>
            <w:tcW w:w="5103" w:type="dxa"/>
            <w:shd w:val="clear" w:color="auto" w:fill="auto"/>
          </w:tcPr>
          <w:p w14:paraId="06144C9D" w14:textId="06F0FF91" w:rsidR="000A0602" w:rsidRDefault="02FF8595">
            <w:pPr>
              <w:pStyle w:val="EstiloTtuloIzquierda"/>
            </w:pPr>
            <w:r>
              <w:t>Desarrollador</w:t>
            </w:r>
          </w:p>
        </w:tc>
      </w:tr>
      <w:tr w:rsidR="000A0602" w14:paraId="01435A02" w14:textId="77777777">
        <w:tc>
          <w:tcPr>
            <w:tcW w:w="1951" w:type="dxa"/>
            <w:shd w:val="clear" w:color="auto" w:fill="auto"/>
          </w:tcPr>
          <w:p w14:paraId="4C7E61F2" w14:textId="77777777" w:rsidR="000A0602" w:rsidRDefault="000A0602">
            <w:pPr>
              <w:pStyle w:val="EstiloTtuloIzquierda"/>
            </w:pPr>
            <w:r>
              <w:t>Firma</w:t>
            </w:r>
          </w:p>
        </w:tc>
        <w:tc>
          <w:tcPr>
            <w:tcW w:w="5103" w:type="dxa"/>
            <w:shd w:val="clear" w:color="auto" w:fill="auto"/>
          </w:tcPr>
          <w:p w14:paraId="278054D6" w14:textId="6A9D4A45" w:rsidR="000A0602" w:rsidRDefault="4C096E9E">
            <w:pPr>
              <w:pStyle w:val="EstiloTtuloIzquierda"/>
            </w:pPr>
            <w:r>
              <w:rPr>
                <w:noProof/>
              </w:rPr>
              <w:drawing>
                <wp:inline distT="0" distB="0" distL="0" distR="0" wp14:anchorId="1A3B61C6" wp14:editId="285A2C69">
                  <wp:extent cx="1111376" cy="901613"/>
                  <wp:effectExtent l="0" t="0" r="0" b="0"/>
                  <wp:docPr id="103254489" name="Picture 10325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376" cy="901613"/>
                          </a:xfrm>
                          <a:prstGeom prst="rect">
                            <a:avLst/>
                          </a:prstGeom>
                        </pic:spPr>
                      </pic:pic>
                    </a:graphicData>
                  </a:graphic>
                </wp:inline>
              </w:drawing>
            </w:r>
          </w:p>
        </w:tc>
      </w:tr>
    </w:tbl>
    <w:p w14:paraId="371C095A" w14:textId="77777777" w:rsidR="000A0602" w:rsidRDefault="000A0602" w:rsidP="00683A55">
      <w:pPr>
        <w:pStyle w:val="Ttul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0A0602" w14:paraId="672D772C" w14:textId="77777777">
        <w:tc>
          <w:tcPr>
            <w:tcW w:w="1951" w:type="dxa"/>
            <w:shd w:val="clear" w:color="auto" w:fill="auto"/>
          </w:tcPr>
          <w:p w14:paraId="499FA29D" w14:textId="77777777" w:rsidR="000A0602" w:rsidRDefault="000A0602">
            <w:pPr>
              <w:pStyle w:val="EstiloTtuloIzquierda"/>
            </w:pPr>
            <w:r>
              <w:lastRenderedPageBreak/>
              <w:t>Nombre</w:t>
            </w:r>
          </w:p>
        </w:tc>
        <w:tc>
          <w:tcPr>
            <w:tcW w:w="5103" w:type="dxa"/>
            <w:shd w:val="clear" w:color="auto" w:fill="auto"/>
          </w:tcPr>
          <w:p w14:paraId="0C2E4C30" w14:textId="35220998" w:rsidR="000A0602" w:rsidRDefault="5565CAD1">
            <w:pPr>
              <w:pStyle w:val="EstiloTtuloIzquierda"/>
            </w:pPr>
            <w:r>
              <w:t>Rivadeneyra Huaman Stephano Williams</w:t>
            </w:r>
          </w:p>
        </w:tc>
      </w:tr>
      <w:tr w:rsidR="000A0602" w14:paraId="72E4D5CF" w14:textId="77777777">
        <w:tc>
          <w:tcPr>
            <w:tcW w:w="1951" w:type="dxa"/>
            <w:shd w:val="clear" w:color="auto" w:fill="auto"/>
          </w:tcPr>
          <w:p w14:paraId="5641B37E" w14:textId="77777777" w:rsidR="000A0602" w:rsidRDefault="000A0602">
            <w:pPr>
              <w:pStyle w:val="EstiloTtuloIzquierda"/>
            </w:pPr>
            <w:r>
              <w:t>Cargo</w:t>
            </w:r>
          </w:p>
        </w:tc>
        <w:tc>
          <w:tcPr>
            <w:tcW w:w="5103" w:type="dxa"/>
            <w:shd w:val="clear" w:color="auto" w:fill="auto"/>
          </w:tcPr>
          <w:p w14:paraId="318FC0D1" w14:textId="613CA6D4" w:rsidR="000A0602" w:rsidRDefault="0CF89F8A">
            <w:pPr>
              <w:pStyle w:val="EstiloTtuloIzquierda"/>
            </w:pPr>
            <w:r>
              <w:t>Desarrollador</w:t>
            </w:r>
          </w:p>
        </w:tc>
      </w:tr>
      <w:tr w:rsidR="000A0602" w14:paraId="290E0AE4" w14:textId="77777777">
        <w:tc>
          <w:tcPr>
            <w:tcW w:w="1951" w:type="dxa"/>
            <w:shd w:val="clear" w:color="auto" w:fill="auto"/>
          </w:tcPr>
          <w:p w14:paraId="4FEB55C4" w14:textId="77777777" w:rsidR="000A0602" w:rsidRDefault="000A0602">
            <w:pPr>
              <w:pStyle w:val="EstiloTtuloIzquierda"/>
            </w:pPr>
            <w:r>
              <w:t>Firma</w:t>
            </w:r>
          </w:p>
        </w:tc>
        <w:tc>
          <w:tcPr>
            <w:tcW w:w="5103" w:type="dxa"/>
            <w:shd w:val="clear" w:color="auto" w:fill="auto"/>
          </w:tcPr>
          <w:p w14:paraId="12462BE1" w14:textId="78845A8B" w:rsidR="000A0602" w:rsidRDefault="080B7815">
            <w:pPr>
              <w:pStyle w:val="EstiloTtuloIzquierda"/>
            </w:pPr>
            <w:r>
              <w:rPr>
                <w:noProof/>
              </w:rPr>
              <w:drawing>
                <wp:inline distT="0" distB="0" distL="0" distR="0" wp14:anchorId="147C2C54" wp14:editId="0B7EC660">
                  <wp:extent cx="968912" cy="1104900"/>
                  <wp:effectExtent l="0" t="0" r="0" b="0"/>
                  <wp:docPr id="199849630" name="Picture 19984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8912" cy="1104900"/>
                          </a:xfrm>
                          <a:prstGeom prst="rect">
                            <a:avLst/>
                          </a:prstGeom>
                        </pic:spPr>
                      </pic:pic>
                    </a:graphicData>
                  </a:graphic>
                </wp:inline>
              </w:drawing>
            </w:r>
          </w:p>
        </w:tc>
      </w:tr>
    </w:tbl>
    <w:p w14:paraId="01E7E614" w14:textId="77777777" w:rsidR="000A0602" w:rsidRDefault="000A0602" w:rsidP="00683A55">
      <w:pPr>
        <w:pStyle w:val="Ttul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0A0602" w14:paraId="22D63F16" w14:textId="77777777">
        <w:tc>
          <w:tcPr>
            <w:tcW w:w="1951" w:type="dxa"/>
            <w:shd w:val="clear" w:color="auto" w:fill="auto"/>
          </w:tcPr>
          <w:p w14:paraId="38723880" w14:textId="77777777" w:rsidR="000A0602" w:rsidRDefault="000A0602">
            <w:pPr>
              <w:pStyle w:val="EstiloTtuloIzquierda"/>
            </w:pPr>
            <w:r>
              <w:t>Nombre</w:t>
            </w:r>
          </w:p>
        </w:tc>
        <w:tc>
          <w:tcPr>
            <w:tcW w:w="5103" w:type="dxa"/>
            <w:shd w:val="clear" w:color="auto" w:fill="auto"/>
          </w:tcPr>
          <w:p w14:paraId="10EE58ED" w14:textId="0998999B" w:rsidR="000A0602" w:rsidRDefault="7544D084">
            <w:pPr>
              <w:pStyle w:val="EstiloTtuloIzquierda"/>
            </w:pPr>
            <w:r>
              <w:t>Aa</w:t>
            </w:r>
            <w:r w:rsidR="5F53FAAD">
              <w:t>ron Steve Soto López</w:t>
            </w:r>
          </w:p>
        </w:tc>
      </w:tr>
      <w:tr w:rsidR="000A0602" w14:paraId="1E64DB72" w14:textId="77777777">
        <w:tc>
          <w:tcPr>
            <w:tcW w:w="1951" w:type="dxa"/>
            <w:shd w:val="clear" w:color="auto" w:fill="auto"/>
          </w:tcPr>
          <w:p w14:paraId="103EF14F" w14:textId="77777777" w:rsidR="000A0602" w:rsidRDefault="000A0602">
            <w:pPr>
              <w:pStyle w:val="EstiloTtuloIzquierda"/>
            </w:pPr>
            <w:r>
              <w:t>Cargo</w:t>
            </w:r>
          </w:p>
        </w:tc>
        <w:tc>
          <w:tcPr>
            <w:tcW w:w="5103" w:type="dxa"/>
            <w:shd w:val="clear" w:color="auto" w:fill="auto"/>
          </w:tcPr>
          <w:p w14:paraId="59BC0DA8" w14:textId="6E62D5E6" w:rsidR="000A0602" w:rsidRDefault="529D1752">
            <w:pPr>
              <w:pStyle w:val="EstiloTtuloIzquierda"/>
            </w:pPr>
            <w:r>
              <w:t>Desarrollador</w:t>
            </w:r>
          </w:p>
        </w:tc>
      </w:tr>
      <w:tr w:rsidR="000A0602" w14:paraId="7A8B7D92" w14:textId="77777777" w:rsidTr="0C8DDCE9">
        <w:trPr>
          <w:trHeight w:val="1710"/>
        </w:trPr>
        <w:tc>
          <w:tcPr>
            <w:tcW w:w="1951" w:type="dxa"/>
            <w:shd w:val="clear" w:color="auto" w:fill="auto"/>
          </w:tcPr>
          <w:p w14:paraId="1E437018" w14:textId="77777777" w:rsidR="000A0602" w:rsidRDefault="000A0602">
            <w:pPr>
              <w:pStyle w:val="EstiloTtuloIzquierda"/>
            </w:pPr>
            <w:r>
              <w:t>Firma</w:t>
            </w:r>
          </w:p>
        </w:tc>
        <w:tc>
          <w:tcPr>
            <w:tcW w:w="5103" w:type="dxa"/>
            <w:shd w:val="clear" w:color="auto" w:fill="auto"/>
          </w:tcPr>
          <w:p w14:paraId="1C300DBB" w14:textId="0019464D" w:rsidR="000A0602" w:rsidRDefault="000A0602">
            <w:pPr>
              <w:pStyle w:val="EstiloTtuloIzquierda"/>
            </w:pPr>
            <w:r>
              <w:rPr>
                <w:noProof/>
              </w:rPr>
              <mc:AlternateContent>
                <mc:Choice Requires="wpi">
                  <w:drawing>
                    <wp:inline distT="0" distB="0" distL="0" distR="0" wp14:anchorId="42B6795B" wp14:editId="1BD6E9CD">
                      <wp:extent cx="590550" cy="682625"/>
                      <wp:effectExtent l="57150" t="57150" r="76200" b="60325"/>
                      <wp:docPr id="1804760864" name="Entrada de lápiz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ContentPartPr/>
                                </w14:nvContentPartPr>
                                <w14:xfrm>
                                  <a:off x="0" y="0"/>
                                  <a:ext cx="590550" cy="682625"/>
                                </w14:xfrm>
                              </w14:contentPart>
                            </mc:Choice>
                            <mc:Fallback xmlns:arto="http://schemas.microsoft.com/office/word/2006/arto" xmlns="" xmlns:lc="http://schemas.openxmlformats.org/drawingml/2006/lockedCanvas" xmlns:w="http://schemas.openxmlformats.org/wordprocessingml/2006/main" xmlns:w10="urn:schemas-microsoft-com:office:word" xmlns:v="urn:schemas-microsoft-com:vml" xmlns:o="urn:schemas-microsoft-com:office:office" xmlns:pic="http://schemas.openxmlformats.org/drawingml/2006/picture"/>
                          </mc:AlternateContent>
                        </a:graphicData>
                      </a:graphic>
                    </wp:inline>
                  </w:drawing>
                </mc:Choice>
                <mc:Fallback>
                  <w:pict>
                    <v:shapetype w14:anchorId="5830B6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i1025" type="#_x0000_t75" style="width:49.55pt;height:56.4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">
                      <v:imagedata r:id="rId18" o:title=""/>
                    </v:shape>
                  </w:pict>
                </mc:Fallback>
              </mc:AlternateContent>
            </w:r>
          </w:p>
        </w:tc>
      </w:tr>
    </w:tbl>
    <w:p w14:paraId="2C0EDD1D" w14:textId="77777777" w:rsidR="00683A55" w:rsidRPr="004C0244" w:rsidRDefault="00683A55" w:rsidP="00683A55">
      <w:pPr>
        <w:pStyle w:val="Ttulo"/>
        <w:rPr>
          <w:sz w:val="20"/>
        </w:rPr>
      </w:pPr>
      <w:r>
        <w:br w:type="page"/>
      </w:r>
    </w:p>
    <w:p w14:paraId="514564E5" w14:textId="77777777" w:rsidR="00C45AA0" w:rsidRDefault="00C45AA0" w:rsidP="00C45AA0">
      <w:pPr>
        <w:pStyle w:val="TtulodeTDC"/>
        <w:jc w:val="center"/>
        <w:rPr>
          <w:b/>
          <w:color w:val="auto"/>
          <w:lang w:val="es-ES"/>
        </w:rPr>
      </w:pPr>
      <w:r w:rsidRPr="004C0244">
        <w:rPr>
          <w:b/>
          <w:color w:val="auto"/>
          <w:lang w:val="es-ES"/>
        </w:rPr>
        <w:lastRenderedPageBreak/>
        <w:t>Tabla de contenido</w:t>
      </w:r>
    </w:p>
    <w:p w14:paraId="0D71085A" w14:textId="40B195D6" w:rsidR="00BB6C13" w:rsidRDefault="00C45AA0">
      <w:pPr>
        <w:pStyle w:val="TDC1"/>
        <w:tabs>
          <w:tab w:val="left" w:pos="720"/>
          <w:tab w:val="right" w:leader="dot" w:pos="8494"/>
        </w:tabs>
        <w:rPr>
          <w:rFonts w:asciiTheme="minorHAnsi" w:eastAsiaTheme="minorEastAsia" w:hAnsiTheme="minorHAnsi" w:cstheme="minorBidi"/>
          <w:caps w:val="0"/>
          <w:noProof/>
          <w:kern w:val="2"/>
          <w:sz w:val="24"/>
          <w:szCs w:val="24"/>
          <w:lang w:val="es-PE" w:eastAsia="es-PE"/>
          <w14:ligatures w14:val="standardContextual"/>
        </w:rPr>
      </w:pPr>
      <w:r>
        <w:fldChar w:fldCharType="begin"/>
      </w:r>
      <w:r>
        <w:instrText xml:space="preserve"> TOC \o "1-3" \h \z \u </w:instrText>
      </w:r>
      <w:r>
        <w:fldChar w:fldCharType="separate"/>
      </w:r>
      <w:hyperlink w:anchor="_Toc181197719" w:history="1">
        <w:r w:rsidR="00BB6C13" w:rsidRPr="00D858B4">
          <w:rPr>
            <w:rStyle w:val="Hipervnculo"/>
            <w:noProof/>
          </w:rPr>
          <w:t>1.</w:t>
        </w:r>
        <w:r w:rsidR="00BB6C13">
          <w:rPr>
            <w:rFonts w:asciiTheme="minorHAnsi" w:eastAsiaTheme="minorEastAsia" w:hAnsiTheme="minorHAnsi" w:cstheme="minorBidi"/>
            <w:caps w:val="0"/>
            <w:noProof/>
            <w:kern w:val="2"/>
            <w:sz w:val="24"/>
            <w:szCs w:val="24"/>
            <w:lang w:val="es-PE" w:eastAsia="es-PE"/>
            <w14:ligatures w14:val="standardContextual"/>
          </w:rPr>
          <w:tab/>
        </w:r>
        <w:r w:rsidR="00BB6C13" w:rsidRPr="00D858B4">
          <w:rPr>
            <w:rStyle w:val="Hipervnculo"/>
            <w:noProof/>
          </w:rPr>
          <w:t>Datos del proyecto</w:t>
        </w:r>
        <w:r w:rsidR="00BB6C13">
          <w:rPr>
            <w:noProof/>
            <w:webHidden/>
          </w:rPr>
          <w:tab/>
        </w:r>
        <w:r w:rsidR="00BB6C13">
          <w:rPr>
            <w:noProof/>
            <w:webHidden/>
          </w:rPr>
          <w:fldChar w:fldCharType="begin"/>
        </w:r>
        <w:r w:rsidR="00BB6C13">
          <w:rPr>
            <w:noProof/>
            <w:webHidden/>
          </w:rPr>
          <w:instrText xml:space="preserve"> PAGEREF _Toc181197719 \h </w:instrText>
        </w:r>
        <w:r w:rsidR="00BB6C13">
          <w:rPr>
            <w:noProof/>
            <w:webHidden/>
          </w:rPr>
        </w:r>
        <w:r w:rsidR="00BB6C13">
          <w:rPr>
            <w:noProof/>
            <w:webHidden/>
          </w:rPr>
          <w:fldChar w:fldCharType="separate"/>
        </w:r>
        <w:r w:rsidR="00BB6C13">
          <w:rPr>
            <w:noProof/>
            <w:webHidden/>
          </w:rPr>
          <w:t>4</w:t>
        </w:r>
        <w:r w:rsidR="00BB6C13">
          <w:rPr>
            <w:noProof/>
            <w:webHidden/>
          </w:rPr>
          <w:fldChar w:fldCharType="end"/>
        </w:r>
      </w:hyperlink>
    </w:p>
    <w:p w14:paraId="445A2FB3" w14:textId="0F94702A" w:rsidR="00BB6C13" w:rsidRDefault="00BB6C13">
      <w:pPr>
        <w:pStyle w:val="TDC1"/>
        <w:tabs>
          <w:tab w:val="left" w:pos="720"/>
          <w:tab w:val="right" w:leader="dot" w:pos="8494"/>
        </w:tabs>
        <w:rPr>
          <w:rFonts w:asciiTheme="minorHAnsi" w:eastAsiaTheme="minorEastAsia" w:hAnsiTheme="minorHAnsi" w:cstheme="minorBidi"/>
          <w:caps w:val="0"/>
          <w:noProof/>
          <w:kern w:val="2"/>
          <w:sz w:val="24"/>
          <w:szCs w:val="24"/>
          <w:lang w:val="es-PE" w:eastAsia="es-PE"/>
          <w14:ligatures w14:val="standardContextual"/>
        </w:rPr>
      </w:pPr>
      <w:hyperlink w:anchor="_Toc181197720" w:history="1">
        <w:r w:rsidRPr="00D858B4">
          <w:rPr>
            <w:rStyle w:val="Hipervnculo"/>
            <w:noProof/>
          </w:rPr>
          <w:t>2.</w:t>
        </w:r>
        <w:r>
          <w:rPr>
            <w:rFonts w:asciiTheme="minorHAnsi" w:eastAsiaTheme="minorEastAsia" w:hAnsiTheme="minorHAnsi" w:cstheme="minorBidi"/>
            <w:caps w:val="0"/>
            <w:noProof/>
            <w:kern w:val="2"/>
            <w:sz w:val="24"/>
            <w:szCs w:val="24"/>
            <w:lang w:val="es-PE" w:eastAsia="es-PE"/>
            <w14:ligatures w14:val="standardContextual"/>
          </w:rPr>
          <w:tab/>
        </w:r>
        <w:r w:rsidRPr="00D858B4">
          <w:rPr>
            <w:rStyle w:val="Hipervnculo"/>
            <w:noProof/>
          </w:rPr>
          <w:t>Requisitos</w:t>
        </w:r>
        <w:r>
          <w:rPr>
            <w:noProof/>
            <w:webHidden/>
          </w:rPr>
          <w:tab/>
        </w:r>
        <w:r>
          <w:rPr>
            <w:noProof/>
            <w:webHidden/>
          </w:rPr>
          <w:fldChar w:fldCharType="begin"/>
        </w:r>
        <w:r>
          <w:rPr>
            <w:noProof/>
            <w:webHidden/>
          </w:rPr>
          <w:instrText xml:space="preserve"> PAGEREF _Toc181197720 \h </w:instrText>
        </w:r>
        <w:r>
          <w:rPr>
            <w:noProof/>
            <w:webHidden/>
          </w:rPr>
        </w:r>
        <w:r>
          <w:rPr>
            <w:noProof/>
            <w:webHidden/>
          </w:rPr>
          <w:fldChar w:fldCharType="separate"/>
        </w:r>
        <w:r>
          <w:rPr>
            <w:noProof/>
            <w:webHidden/>
          </w:rPr>
          <w:t>4</w:t>
        </w:r>
        <w:r>
          <w:rPr>
            <w:noProof/>
            <w:webHidden/>
          </w:rPr>
          <w:fldChar w:fldCharType="end"/>
        </w:r>
      </w:hyperlink>
    </w:p>
    <w:p w14:paraId="52E4B90C" w14:textId="12764373"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1" w:history="1">
        <w:r w:rsidRPr="00D858B4">
          <w:rPr>
            <w:rStyle w:val="Hipervnculo"/>
            <w:noProof/>
          </w:rPr>
          <w:t>2.1.</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Matriz de requisitos</w:t>
        </w:r>
        <w:r>
          <w:rPr>
            <w:noProof/>
            <w:webHidden/>
          </w:rPr>
          <w:tab/>
        </w:r>
        <w:r>
          <w:rPr>
            <w:noProof/>
            <w:webHidden/>
          </w:rPr>
          <w:fldChar w:fldCharType="begin"/>
        </w:r>
        <w:r>
          <w:rPr>
            <w:noProof/>
            <w:webHidden/>
          </w:rPr>
          <w:instrText xml:space="preserve"> PAGEREF _Toc181197721 \h </w:instrText>
        </w:r>
        <w:r>
          <w:rPr>
            <w:noProof/>
            <w:webHidden/>
          </w:rPr>
        </w:r>
        <w:r>
          <w:rPr>
            <w:noProof/>
            <w:webHidden/>
          </w:rPr>
          <w:fldChar w:fldCharType="separate"/>
        </w:r>
        <w:r>
          <w:rPr>
            <w:noProof/>
            <w:webHidden/>
          </w:rPr>
          <w:t>4</w:t>
        </w:r>
        <w:r>
          <w:rPr>
            <w:noProof/>
            <w:webHidden/>
          </w:rPr>
          <w:fldChar w:fldCharType="end"/>
        </w:r>
      </w:hyperlink>
    </w:p>
    <w:p w14:paraId="2B9BE517" w14:textId="54C4A2A0"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2" w:history="1">
        <w:r w:rsidRPr="00D858B4">
          <w:rPr>
            <w:rStyle w:val="Hipervnculo"/>
            <w:noProof/>
          </w:rPr>
          <w:t>2.2.</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Descripción de los requisitos funcionales en historias de usuario y criterios de aceptación (Product Backlog)</w:t>
        </w:r>
        <w:r>
          <w:rPr>
            <w:noProof/>
            <w:webHidden/>
          </w:rPr>
          <w:tab/>
        </w:r>
        <w:r>
          <w:rPr>
            <w:noProof/>
            <w:webHidden/>
          </w:rPr>
          <w:fldChar w:fldCharType="begin"/>
        </w:r>
        <w:r>
          <w:rPr>
            <w:noProof/>
            <w:webHidden/>
          </w:rPr>
          <w:instrText xml:space="preserve"> PAGEREF _Toc181197722 \h </w:instrText>
        </w:r>
        <w:r>
          <w:rPr>
            <w:noProof/>
            <w:webHidden/>
          </w:rPr>
        </w:r>
        <w:r>
          <w:rPr>
            <w:noProof/>
            <w:webHidden/>
          </w:rPr>
          <w:fldChar w:fldCharType="separate"/>
        </w:r>
        <w:r>
          <w:rPr>
            <w:noProof/>
            <w:webHidden/>
          </w:rPr>
          <w:t>4</w:t>
        </w:r>
        <w:r>
          <w:rPr>
            <w:noProof/>
            <w:webHidden/>
          </w:rPr>
          <w:fldChar w:fldCharType="end"/>
        </w:r>
      </w:hyperlink>
    </w:p>
    <w:p w14:paraId="16B07422" w14:textId="285BD85D" w:rsidR="00BB6C13" w:rsidRDefault="00BB6C13">
      <w:pPr>
        <w:pStyle w:val="TDC1"/>
        <w:tabs>
          <w:tab w:val="left" w:pos="720"/>
          <w:tab w:val="right" w:leader="dot" w:pos="8494"/>
        </w:tabs>
        <w:rPr>
          <w:rFonts w:asciiTheme="minorHAnsi" w:eastAsiaTheme="minorEastAsia" w:hAnsiTheme="minorHAnsi" w:cstheme="minorBidi"/>
          <w:caps w:val="0"/>
          <w:noProof/>
          <w:kern w:val="2"/>
          <w:sz w:val="24"/>
          <w:szCs w:val="24"/>
          <w:lang w:val="es-PE" w:eastAsia="es-PE"/>
          <w14:ligatures w14:val="standardContextual"/>
        </w:rPr>
      </w:pPr>
      <w:hyperlink w:anchor="_Toc181197723" w:history="1">
        <w:r w:rsidRPr="00D858B4">
          <w:rPr>
            <w:rStyle w:val="Hipervnculo"/>
            <w:noProof/>
          </w:rPr>
          <w:t>3.</w:t>
        </w:r>
        <w:r>
          <w:rPr>
            <w:rFonts w:asciiTheme="minorHAnsi" w:eastAsiaTheme="minorEastAsia" w:hAnsiTheme="minorHAnsi" w:cstheme="minorBidi"/>
            <w:caps w:val="0"/>
            <w:noProof/>
            <w:kern w:val="2"/>
            <w:sz w:val="24"/>
            <w:szCs w:val="24"/>
            <w:lang w:val="es-PE" w:eastAsia="es-PE"/>
            <w14:ligatures w14:val="standardContextual"/>
          </w:rPr>
          <w:tab/>
        </w:r>
        <w:r w:rsidRPr="00D858B4">
          <w:rPr>
            <w:rStyle w:val="Hipervnculo"/>
            <w:noProof/>
          </w:rPr>
          <w:t>Análisis y Diseño conceptual</w:t>
        </w:r>
        <w:r>
          <w:rPr>
            <w:noProof/>
            <w:webHidden/>
          </w:rPr>
          <w:tab/>
        </w:r>
        <w:r>
          <w:rPr>
            <w:noProof/>
            <w:webHidden/>
          </w:rPr>
          <w:fldChar w:fldCharType="begin"/>
        </w:r>
        <w:r>
          <w:rPr>
            <w:noProof/>
            <w:webHidden/>
          </w:rPr>
          <w:instrText xml:space="preserve"> PAGEREF _Toc181197723 \h </w:instrText>
        </w:r>
        <w:r>
          <w:rPr>
            <w:noProof/>
            <w:webHidden/>
          </w:rPr>
        </w:r>
        <w:r>
          <w:rPr>
            <w:noProof/>
            <w:webHidden/>
          </w:rPr>
          <w:fldChar w:fldCharType="separate"/>
        </w:r>
        <w:r>
          <w:rPr>
            <w:noProof/>
            <w:webHidden/>
          </w:rPr>
          <w:t>4</w:t>
        </w:r>
        <w:r>
          <w:rPr>
            <w:noProof/>
            <w:webHidden/>
          </w:rPr>
          <w:fldChar w:fldCharType="end"/>
        </w:r>
      </w:hyperlink>
    </w:p>
    <w:p w14:paraId="0A63E87D" w14:textId="6A86462D"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4" w:history="1">
        <w:r w:rsidRPr="00D858B4">
          <w:rPr>
            <w:rStyle w:val="Hipervnculo"/>
            <w:noProof/>
          </w:rPr>
          <w:t>3.1.</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Diagrama de casos de uso</w:t>
        </w:r>
        <w:r>
          <w:rPr>
            <w:noProof/>
            <w:webHidden/>
          </w:rPr>
          <w:tab/>
        </w:r>
        <w:r>
          <w:rPr>
            <w:noProof/>
            <w:webHidden/>
          </w:rPr>
          <w:fldChar w:fldCharType="begin"/>
        </w:r>
        <w:r>
          <w:rPr>
            <w:noProof/>
            <w:webHidden/>
          </w:rPr>
          <w:instrText xml:space="preserve"> PAGEREF _Toc181197724 \h </w:instrText>
        </w:r>
        <w:r>
          <w:rPr>
            <w:noProof/>
            <w:webHidden/>
          </w:rPr>
        </w:r>
        <w:r>
          <w:rPr>
            <w:noProof/>
            <w:webHidden/>
          </w:rPr>
          <w:fldChar w:fldCharType="separate"/>
        </w:r>
        <w:r>
          <w:rPr>
            <w:noProof/>
            <w:webHidden/>
          </w:rPr>
          <w:t>4</w:t>
        </w:r>
        <w:r>
          <w:rPr>
            <w:noProof/>
            <w:webHidden/>
          </w:rPr>
          <w:fldChar w:fldCharType="end"/>
        </w:r>
      </w:hyperlink>
    </w:p>
    <w:p w14:paraId="35DAB65D" w14:textId="12FA70F6"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5" w:history="1">
        <w:r w:rsidRPr="00D858B4">
          <w:rPr>
            <w:rStyle w:val="Hipervnculo"/>
            <w:noProof/>
          </w:rPr>
          <w:t>3.2.</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Descripción de los casos de uso principales</w:t>
        </w:r>
        <w:r>
          <w:rPr>
            <w:noProof/>
            <w:webHidden/>
          </w:rPr>
          <w:tab/>
        </w:r>
        <w:r>
          <w:rPr>
            <w:noProof/>
            <w:webHidden/>
          </w:rPr>
          <w:fldChar w:fldCharType="begin"/>
        </w:r>
        <w:r>
          <w:rPr>
            <w:noProof/>
            <w:webHidden/>
          </w:rPr>
          <w:instrText xml:space="preserve"> PAGEREF _Toc181197725 \h </w:instrText>
        </w:r>
        <w:r>
          <w:rPr>
            <w:noProof/>
            <w:webHidden/>
          </w:rPr>
        </w:r>
        <w:r>
          <w:rPr>
            <w:noProof/>
            <w:webHidden/>
          </w:rPr>
          <w:fldChar w:fldCharType="separate"/>
        </w:r>
        <w:r>
          <w:rPr>
            <w:noProof/>
            <w:webHidden/>
          </w:rPr>
          <w:t>4</w:t>
        </w:r>
        <w:r>
          <w:rPr>
            <w:noProof/>
            <w:webHidden/>
          </w:rPr>
          <w:fldChar w:fldCharType="end"/>
        </w:r>
      </w:hyperlink>
    </w:p>
    <w:p w14:paraId="2292D50B" w14:textId="59300361"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6" w:history="1">
        <w:r w:rsidRPr="00D858B4">
          <w:rPr>
            <w:rStyle w:val="Hipervnculo"/>
            <w:noProof/>
          </w:rPr>
          <w:t>3.3.</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Diagramas de clases conceptual</w:t>
        </w:r>
        <w:r>
          <w:rPr>
            <w:noProof/>
            <w:webHidden/>
          </w:rPr>
          <w:tab/>
        </w:r>
        <w:r>
          <w:rPr>
            <w:noProof/>
            <w:webHidden/>
          </w:rPr>
          <w:fldChar w:fldCharType="begin"/>
        </w:r>
        <w:r>
          <w:rPr>
            <w:noProof/>
            <w:webHidden/>
          </w:rPr>
          <w:instrText xml:space="preserve"> PAGEREF _Toc181197726 \h </w:instrText>
        </w:r>
        <w:r>
          <w:rPr>
            <w:noProof/>
            <w:webHidden/>
          </w:rPr>
        </w:r>
        <w:r>
          <w:rPr>
            <w:noProof/>
            <w:webHidden/>
          </w:rPr>
          <w:fldChar w:fldCharType="separate"/>
        </w:r>
        <w:r>
          <w:rPr>
            <w:noProof/>
            <w:webHidden/>
          </w:rPr>
          <w:t>4</w:t>
        </w:r>
        <w:r>
          <w:rPr>
            <w:noProof/>
            <w:webHidden/>
          </w:rPr>
          <w:fldChar w:fldCharType="end"/>
        </w:r>
      </w:hyperlink>
    </w:p>
    <w:p w14:paraId="7603D6DE" w14:textId="4802AE10"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7" w:history="1">
        <w:r w:rsidRPr="00D858B4">
          <w:rPr>
            <w:rStyle w:val="Hipervnculo"/>
            <w:noProof/>
          </w:rPr>
          <w:t>3.4.</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Diagrama Entidad-Relación</w:t>
        </w:r>
        <w:r>
          <w:rPr>
            <w:noProof/>
            <w:webHidden/>
          </w:rPr>
          <w:tab/>
        </w:r>
        <w:r>
          <w:rPr>
            <w:noProof/>
            <w:webHidden/>
          </w:rPr>
          <w:fldChar w:fldCharType="begin"/>
        </w:r>
        <w:r>
          <w:rPr>
            <w:noProof/>
            <w:webHidden/>
          </w:rPr>
          <w:instrText xml:space="preserve"> PAGEREF _Toc181197727 \h </w:instrText>
        </w:r>
        <w:r>
          <w:rPr>
            <w:noProof/>
            <w:webHidden/>
          </w:rPr>
        </w:r>
        <w:r>
          <w:rPr>
            <w:noProof/>
            <w:webHidden/>
          </w:rPr>
          <w:fldChar w:fldCharType="separate"/>
        </w:r>
        <w:r>
          <w:rPr>
            <w:noProof/>
            <w:webHidden/>
          </w:rPr>
          <w:t>5</w:t>
        </w:r>
        <w:r>
          <w:rPr>
            <w:noProof/>
            <w:webHidden/>
          </w:rPr>
          <w:fldChar w:fldCharType="end"/>
        </w:r>
      </w:hyperlink>
    </w:p>
    <w:p w14:paraId="0C56F49E" w14:textId="4661AC5E" w:rsidR="00BB6C13" w:rsidRDefault="00BB6C13">
      <w:pPr>
        <w:pStyle w:val="TDC1"/>
        <w:tabs>
          <w:tab w:val="left" w:pos="720"/>
          <w:tab w:val="right" w:leader="dot" w:pos="8494"/>
        </w:tabs>
        <w:rPr>
          <w:rFonts w:asciiTheme="minorHAnsi" w:eastAsiaTheme="minorEastAsia" w:hAnsiTheme="minorHAnsi" w:cstheme="minorBidi"/>
          <w:caps w:val="0"/>
          <w:noProof/>
          <w:kern w:val="2"/>
          <w:sz w:val="24"/>
          <w:szCs w:val="24"/>
          <w:lang w:val="es-PE" w:eastAsia="es-PE"/>
          <w14:ligatures w14:val="standardContextual"/>
        </w:rPr>
      </w:pPr>
      <w:hyperlink w:anchor="_Toc181197728" w:history="1">
        <w:r w:rsidRPr="00D858B4">
          <w:rPr>
            <w:rStyle w:val="Hipervnculo"/>
            <w:noProof/>
          </w:rPr>
          <w:t>4.</w:t>
        </w:r>
        <w:r>
          <w:rPr>
            <w:rFonts w:asciiTheme="minorHAnsi" w:eastAsiaTheme="minorEastAsia" w:hAnsiTheme="minorHAnsi" w:cstheme="minorBidi"/>
            <w:caps w:val="0"/>
            <w:noProof/>
            <w:kern w:val="2"/>
            <w:sz w:val="24"/>
            <w:szCs w:val="24"/>
            <w:lang w:val="es-PE" w:eastAsia="es-PE"/>
            <w14:ligatures w14:val="standardContextual"/>
          </w:rPr>
          <w:tab/>
        </w:r>
        <w:r w:rsidRPr="00D858B4">
          <w:rPr>
            <w:rStyle w:val="Hipervnculo"/>
            <w:noProof/>
          </w:rPr>
          <w:t>Diseño:</w:t>
        </w:r>
        <w:r>
          <w:rPr>
            <w:noProof/>
            <w:webHidden/>
          </w:rPr>
          <w:tab/>
        </w:r>
        <w:r>
          <w:rPr>
            <w:noProof/>
            <w:webHidden/>
          </w:rPr>
          <w:fldChar w:fldCharType="begin"/>
        </w:r>
        <w:r>
          <w:rPr>
            <w:noProof/>
            <w:webHidden/>
          </w:rPr>
          <w:instrText xml:space="preserve"> PAGEREF _Toc181197728 \h </w:instrText>
        </w:r>
        <w:r>
          <w:rPr>
            <w:noProof/>
            <w:webHidden/>
          </w:rPr>
        </w:r>
        <w:r>
          <w:rPr>
            <w:noProof/>
            <w:webHidden/>
          </w:rPr>
          <w:fldChar w:fldCharType="separate"/>
        </w:r>
        <w:r>
          <w:rPr>
            <w:noProof/>
            <w:webHidden/>
          </w:rPr>
          <w:t>5</w:t>
        </w:r>
        <w:r>
          <w:rPr>
            <w:noProof/>
            <w:webHidden/>
          </w:rPr>
          <w:fldChar w:fldCharType="end"/>
        </w:r>
      </w:hyperlink>
    </w:p>
    <w:p w14:paraId="7EF30F83" w14:textId="1363105B"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29" w:history="1">
        <w:r w:rsidRPr="00D858B4">
          <w:rPr>
            <w:rStyle w:val="Hipervnculo"/>
            <w:noProof/>
          </w:rPr>
          <w:t>4.1.</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Diseñar la interfaz de usuario y los aspectos visuales del software, prototipo</w:t>
        </w:r>
        <w:r>
          <w:rPr>
            <w:noProof/>
            <w:webHidden/>
          </w:rPr>
          <w:tab/>
        </w:r>
        <w:r>
          <w:rPr>
            <w:noProof/>
            <w:webHidden/>
          </w:rPr>
          <w:fldChar w:fldCharType="begin"/>
        </w:r>
        <w:r>
          <w:rPr>
            <w:noProof/>
            <w:webHidden/>
          </w:rPr>
          <w:instrText xml:space="preserve"> PAGEREF _Toc181197729 \h </w:instrText>
        </w:r>
        <w:r>
          <w:rPr>
            <w:noProof/>
            <w:webHidden/>
          </w:rPr>
        </w:r>
        <w:r>
          <w:rPr>
            <w:noProof/>
            <w:webHidden/>
          </w:rPr>
          <w:fldChar w:fldCharType="separate"/>
        </w:r>
        <w:r>
          <w:rPr>
            <w:noProof/>
            <w:webHidden/>
          </w:rPr>
          <w:t>5</w:t>
        </w:r>
        <w:r>
          <w:rPr>
            <w:noProof/>
            <w:webHidden/>
          </w:rPr>
          <w:fldChar w:fldCharType="end"/>
        </w:r>
      </w:hyperlink>
    </w:p>
    <w:p w14:paraId="4DA704AF" w14:textId="1680C28B" w:rsidR="00BB6C13" w:rsidRDefault="00BB6C13">
      <w:pPr>
        <w:pStyle w:val="TDC1"/>
        <w:tabs>
          <w:tab w:val="left" w:pos="720"/>
          <w:tab w:val="right" w:leader="dot" w:pos="8494"/>
        </w:tabs>
        <w:rPr>
          <w:rFonts w:asciiTheme="minorHAnsi" w:eastAsiaTheme="minorEastAsia" w:hAnsiTheme="minorHAnsi" w:cstheme="minorBidi"/>
          <w:caps w:val="0"/>
          <w:noProof/>
          <w:kern w:val="2"/>
          <w:sz w:val="24"/>
          <w:szCs w:val="24"/>
          <w:lang w:val="es-PE" w:eastAsia="es-PE"/>
          <w14:ligatures w14:val="standardContextual"/>
        </w:rPr>
      </w:pPr>
      <w:hyperlink w:anchor="_Toc181197730" w:history="1">
        <w:r w:rsidRPr="00D858B4">
          <w:rPr>
            <w:rStyle w:val="Hipervnculo"/>
            <w:noProof/>
          </w:rPr>
          <w:t>5.</w:t>
        </w:r>
        <w:r>
          <w:rPr>
            <w:rFonts w:asciiTheme="minorHAnsi" w:eastAsiaTheme="minorEastAsia" w:hAnsiTheme="minorHAnsi" w:cstheme="minorBidi"/>
            <w:caps w:val="0"/>
            <w:noProof/>
            <w:kern w:val="2"/>
            <w:sz w:val="24"/>
            <w:szCs w:val="24"/>
            <w:lang w:val="es-PE" w:eastAsia="es-PE"/>
            <w14:ligatures w14:val="standardContextual"/>
          </w:rPr>
          <w:tab/>
        </w:r>
        <w:r w:rsidRPr="00D858B4">
          <w:rPr>
            <w:rStyle w:val="Hipervnculo"/>
            <w:noProof/>
          </w:rPr>
          <w:t>Verificación y Validación</w:t>
        </w:r>
        <w:r>
          <w:rPr>
            <w:noProof/>
            <w:webHidden/>
          </w:rPr>
          <w:tab/>
        </w:r>
        <w:r>
          <w:rPr>
            <w:noProof/>
            <w:webHidden/>
          </w:rPr>
          <w:fldChar w:fldCharType="begin"/>
        </w:r>
        <w:r>
          <w:rPr>
            <w:noProof/>
            <w:webHidden/>
          </w:rPr>
          <w:instrText xml:space="preserve"> PAGEREF _Toc181197730 \h </w:instrText>
        </w:r>
        <w:r>
          <w:rPr>
            <w:noProof/>
            <w:webHidden/>
          </w:rPr>
        </w:r>
        <w:r>
          <w:rPr>
            <w:noProof/>
            <w:webHidden/>
          </w:rPr>
          <w:fldChar w:fldCharType="separate"/>
        </w:r>
        <w:r>
          <w:rPr>
            <w:noProof/>
            <w:webHidden/>
          </w:rPr>
          <w:t>5</w:t>
        </w:r>
        <w:r>
          <w:rPr>
            <w:noProof/>
            <w:webHidden/>
          </w:rPr>
          <w:fldChar w:fldCharType="end"/>
        </w:r>
      </w:hyperlink>
    </w:p>
    <w:p w14:paraId="1B6B7D3A" w14:textId="773814CB"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31" w:history="1">
        <w:r w:rsidRPr="00D858B4">
          <w:rPr>
            <w:rStyle w:val="Hipervnculo"/>
            <w:noProof/>
          </w:rPr>
          <w:t>5.1.</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Diseñar un caso de prueba para un caso de uso del proyecto</w:t>
        </w:r>
        <w:r>
          <w:rPr>
            <w:noProof/>
            <w:webHidden/>
          </w:rPr>
          <w:tab/>
        </w:r>
        <w:r>
          <w:rPr>
            <w:noProof/>
            <w:webHidden/>
          </w:rPr>
          <w:fldChar w:fldCharType="begin"/>
        </w:r>
        <w:r>
          <w:rPr>
            <w:noProof/>
            <w:webHidden/>
          </w:rPr>
          <w:instrText xml:space="preserve"> PAGEREF _Toc181197731 \h </w:instrText>
        </w:r>
        <w:r>
          <w:rPr>
            <w:noProof/>
            <w:webHidden/>
          </w:rPr>
        </w:r>
        <w:r>
          <w:rPr>
            <w:noProof/>
            <w:webHidden/>
          </w:rPr>
          <w:fldChar w:fldCharType="separate"/>
        </w:r>
        <w:r>
          <w:rPr>
            <w:noProof/>
            <w:webHidden/>
          </w:rPr>
          <w:t>5</w:t>
        </w:r>
        <w:r>
          <w:rPr>
            <w:noProof/>
            <w:webHidden/>
          </w:rPr>
          <w:fldChar w:fldCharType="end"/>
        </w:r>
      </w:hyperlink>
    </w:p>
    <w:p w14:paraId="05AFD0C6" w14:textId="12F3649A" w:rsidR="00BB6C13" w:rsidRDefault="00BB6C13">
      <w:pPr>
        <w:pStyle w:val="TDC2"/>
        <w:tabs>
          <w:tab w:val="left" w:pos="960"/>
          <w:tab w:val="right" w:leader="dot" w:pos="8494"/>
        </w:tabs>
        <w:rPr>
          <w:rFonts w:asciiTheme="minorHAnsi" w:eastAsiaTheme="minorEastAsia" w:hAnsiTheme="minorHAnsi" w:cstheme="minorBidi"/>
          <w:noProof/>
          <w:kern w:val="2"/>
          <w:sz w:val="24"/>
          <w:szCs w:val="24"/>
          <w:lang w:val="es-PE" w:eastAsia="es-PE"/>
          <w14:ligatures w14:val="standardContextual"/>
        </w:rPr>
      </w:pPr>
      <w:hyperlink w:anchor="_Toc181197732" w:history="1">
        <w:r w:rsidRPr="00D858B4">
          <w:rPr>
            <w:rStyle w:val="Hipervnculo"/>
            <w:noProof/>
          </w:rPr>
          <w:t>5.2.</w:t>
        </w:r>
        <w:r>
          <w:rPr>
            <w:rFonts w:asciiTheme="minorHAnsi" w:eastAsiaTheme="minorEastAsia" w:hAnsiTheme="minorHAnsi" w:cstheme="minorBidi"/>
            <w:noProof/>
            <w:kern w:val="2"/>
            <w:sz w:val="24"/>
            <w:szCs w:val="24"/>
            <w:lang w:val="es-PE" w:eastAsia="es-PE"/>
            <w14:ligatures w14:val="standardContextual"/>
          </w:rPr>
          <w:tab/>
        </w:r>
        <w:r w:rsidRPr="00D858B4">
          <w:rPr>
            <w:rStyle w:val="Hipervnculo"/>
            <w:noProof/>
          </w:rPr>
          <w:t>Ejecutar un caso de prueba y emitir informe</w:t>
        </w:r>
        <w:r>
          <w:rPr>
            <w:noProof/>
            <w:webHidden/>
          </w:rPr>
          <w:tab/>
        </w:r>
        <w:r>
          <w:rPr>
            <w:noProof/>
            <w:webHidden/>
          </w:rPr>
          <w:fldChar w:fldCharType="begin"/>
        </w:r>
        <w:r>
          <w:rPr>
            <w:noProof/>
            <w:webHidden/>
          </w:rPr>
          <w:instrText xml:space="preserve"> PAGEREF _Toc181197732 \h </w:instrText>
        </w:r>
        <w:r>
          <w:rPr>
            <w:noProof/>
            <w:webHidden/>
          </w:rPr>
        </w:r>
        <w:r>
          <w:rPr>
            <w:noProof/>
            <w:webHidden/>
          </w:rPr>
          <w:fldChar w:fldCharType="separate"/>
        </w:r>
        <w:r>
          <w:rPr>
            <w:noProof/>
            <w:webHidden/>
          </w:rPr>
          <w:t>5</w:t>
        </w:r>
        <w:r>
          <w:rPr>
            <w:noProof/>
            <w:webHidden/>
          </w:rPr>
          <w:fldChar w:fldCharType="end"/>
        </w:r>
      </w:hyperlink>
    </w:p>
    <w:p w14:paraId="15F81EDF" w14:textId="44E8DFF8" w:rsidR="00C45AA0" w:rsidRDefault="00C45AA0">
      <w:r>
        <w:rPr>
          <w:b/>
          <w:bCs/>
        </w:rPr>
        <w:fldChar w:fldCharType="end"/>
      </w:r>
    </w:p>
    <w:p w14:paraId="6AC5132C" w14:textId="69B341BA" w:rsidR="007E4AAA" w:rsidRDefault="007E4AAA">
      <w:pPr>
        <w:pStyle w:val="Encabezado"/>
      </w:pPr>
    </w:p>
    <w:p w14:paraId="32E9FB9D" w14:textId="2663796C" w:rsidR="04C88DE5" w:rsidRDefault="04C88DE5" w:rsidP="04C88DE5">
      <w:pPr>
        <w:pStyle w:val="Encabezado"/>
      </w:pPr>
    </w:p>
    <w:p w14:paraId="18DFC27A" w14:textId="5768C231" w:rsidR="04C88DE5" w:rsidRDefault="04C88DE5" w:rsidP="04C88DE5">
      <w:pPr>
        <w:pStyle w:val="Encabezado"/>
      </w:pPr>
    </w:p>
    <w:p w14:paraId="38E270CD" w14:textId="50D97B02" w:rsidR="04C88DE5" w:rsidRDefault="04C88DE5" w:rsidP="04C88DE5">
      <w:pPr>
        <w:pStyle w:val="Encabezado"/>
      </w:pPr>
    </w:p>
    <w:p w14:paraId="7FDD5A6F" w14:textId="38ABC27F" w:rsidR="04C88DE5" w:rsidRDefault="04C88DE5" w:rsidP="04C88DE5">
      <w:pPr>
        <w:pStyle w:val="Encabezado"/>
      </w:pPr>
    </w:p>
    <w:p w14:paraId="308C3762" w14:textId="6F4894FB" w:rsidR="04C88DE5" w:rsidRDefault="04C88DE5" w:rsidP="04C88DE5">
      <w:pPr>
        <w:pStyle w:val="Encabezado"/>
      </w:pPr>
    </w:p>
    <w:p w14:paraId="4A1CF890" w14:textId="2142DAB0" w:rsidR="04C88DE5" w:rsidRDefault="04C88DE5" w:rsidP="04C88DE5">
      <w:pPr>
        <w:pStyle w:val="Encabezado"/>
      </w:pPr>
    </w:p>
    <w:p w14:paraId="2311B970" w14:textId="1D21B65D" w:rsidR="04C88DE5" w:rsidRDefault="04C88DE5" w:rsidP="04C88DE5">
      <w:pPr>
        <w:pStyle w:val="Encabezado"/>
      </w:pPr>
    </w:p>
    <w:p w14:paraId="17782E9B" w14:textId="2B3D9C83" w:rsidR="04C88DE5" w:rsidRDefault="04C88DE5" w:rsidP="04C88DE5">
      <w:pPr>
        <w:pStyle w:val="Encabezado"/>
      </w:pPr>
    </w:p>
    <w:p w14:paraId="1CACF182" w14:textId="4D7E0E35" w:rsidR="04C88DE5" w:rsidRDefault="04C88DE5" w:rsidP="04C88DE5">
      <w:pPr>
        <w:pStyle w:val="Encabezado"/>
      </w:pPr>
    </w:p>
    <w:p w14:paraId="049599C7" w14:textId="5A88D7FD" w:rsidR="04C88DE5" w:rsidRDefault="04C88DE5" w:rsidP="04C88DE5">
      <w:pPr>
        <w:pStyle w:val="Encabezado"/>
      </w:pPr>
    </w:p>
    <w:p w14:paraId="2F03A5FF" w14:textId="38EE72CC" w:rsidR="04C88DE5" w:rsidRDefault="04C88DE5" w:rsidP="04C88DE5">
      <w:pPr>
        <w:pStyle w:val="Encabezado"/>
      </w:pPr>
    </w:p>
    <w:p w14:paraId="5C35F62E" w14:textId="7EECA17F" w:rsidR="04C88DE5" w:rsidRDefault="04C88DE5" w:rsidP="04C88DE5">
      <w:pPr>
        <w:pStyle w:val="Encabezado"/>
      </w:pPr>
    </w:p>
    <w:p w14:paraId="36B1ED99" w14:textId="4FFD7019" w:rsidR="04C88DE5" w:rsidRDefault="04C88DE5" w:rsidP="04C88DE5">
      <w:pPr>
        <w:pStyle w:val="Encabezado"/>
      </w:pPr>
    </w:p>
    <w:p w14:paraId="58246222" w14:textId="0A628F71" w:rsidR="04C88DE5" w:rsidRDefault="04C88DE5" w:rsidP="04C88DE5">
      <w:pPr>
        <w:pStyle w:val="Encabezado"/>
      </w:pPr>
    </w:p>
    <w:p w14:paraId="68361509" w14:textId="22774540" w:rsidR="04C88DE5" w:rsidRDefault="04C88DE5" w:rsidP="04C88DE5">
      <w:pPr>
        <w:pStyle w:val="Encabezado"/>
      </w:pPr>
    </w:p>
    <w:p w14:paraId="5E28F170" w14:textId="4998600A" w:rsidR="04C88DE5" w:rsidRDefault="04C88DE5" w:rsidP="04C88DE5">
      <w:pPr>
        <w:pStyle w:val="Encabezado"/>
      </w:pPr>
    </w:p>
    <w:p w14:paraId="6EA13719" w14:textId="06095D66" w:rsidR="04C88DE5" w:rsidRDefault="04C88DE5" w:rsidP="04C88DE5">
      <w:pPr>
        <w:pStyle w:val="Encabezado"/>
      </w:pPr>
    </w:p>
    <w:p w14:paraId="0B3FB9AC" w14:textId="206CE282" w:rsidR="04C88DE5" w:rsidRDefault="04C88DE5" w:rsidP="04C88DE5">
      <w:pPr>
        <w:pStyle w:val="Encabezado"/>
      </w:pPr>
    </w:p>
    <w:p w14:paraId="3AA43410" w14:textId="1922B8F0" w:rsidR="04C88DE5" w:rsidRDefault="04C88DE5" w:rsidP="04C88DE5">
      <w:pPr>
        <w:pStyle w:val="Encabezado"/>
      </w:pPr>
    </w:p>
    <w:p w14:paraId="1067B409" w14:textId="22318B69" w:rsidR="04C88DE5" w:rsidRDefault="04C88DE5" w:rsidP="04C88DE5">
      <w:pPr>
        <w:pStyle w:val="Encabezado"/>
      </w:pPr>
    </w:p>
    <w:p w14:paraId="3E5CA033" w14:textId="1378741F" w:rsidR="04C88DE5" w:rsidRDefault="04C88DE5" w:rsidP="04C88DE5">
      <w:pPr>
        <w:pStyle w:val="Encabezado"/>
      </w:pPr>
    </w:p>
    <w:p w14:paraId="470E308D" w14:textId="141E0EAD" w:rsidR="04C88DE5" w:rsidRDefault="04C88DE5" w:rsidP="04C88DE5">
      <w:pPr>
        <w:pStyle w:val="Encabezado"/>
      </w:pPr>
    </w:p>
    <w:p w14:paraId="12C05557" w14:textId="7E952D24" w:rsidR="04C88DE5" w:rsidRDefault="04C88DE5" w:rsidP="04C88DE5">
      <w:pPr>
        <w:pStyle w:val="Encabezado"/>
      </w:pPr>
    </w:p>
    <w:p w14:paraId="331E869E" w14:textId="73B5E46D" w:rsidR="04C88DE5" w:rsidRDefault="04C88DE5" w:rsidP="04C88DE5">
      <w:pPr>
        <w:pStyle w:val="Encabezado"/>
      </w:pPr>
    </w:p>
    <w:p w14:paraId="66168A26" w14:textId="69856E9B" w:rsidR="04C88DE5" w:rsidRDefault="04C88DE5" w:rsidP="04C88DE5">
      <w:pPr>
        <w:pStyle w:val="Encabezado"/>
      </w:pPr>
    </w:p>
    <w:p w14:paraId="2C4D1D78" w14:textId="38C838AA" w:rsidR="04C88DE5" w:rsidRDefault="04C88DE5" w:rsidP="04C88DE5">
      <w:pPr>
        <w:pStyle w:val="Encabezado"/>
      </w:pPr>
    </w:p>
    <w:p w14:paraId="4FAFD19A" w14:textId="200AC47E" w:rsidR="04C88DE5" w:rsidRDefault="04C88DE5" w:rsidP="04C88DE5">
      <w:pPr>
        <w:pStyle w:val="Encabezado"/>
      </w:pPr>
    </w:p>
    <w:p w14:paraId="585C6E87" w14:textId="6F0E2B46" w:rsidR="04C88DE5" w:rsidRDefault="04C88DE5" w:rsidP="04C88DE5">
      <w:pPr>
        <w:pStyle w:val="Encabezado"/>
      </w:pPr>
    </w:p>
    <w:p w14:paraId="72B9CC20" w14:textId="58517C4E" w:rsidR="04C88DE5" w:rsidRDefault="04C88DE5" w:rsidP="04C88DE5">
      <w:pPr>
        <w:pStyle w:val="Encabezado"/>
      </w:pPr>
    </w:p>
    <w:p w14:paraId="2649ADC8" w14:textId="0D09D6C5" w:rsidR="04C88DE5" w:rsidRDefault="04C88DE5" w:rsidP="04C88DE5">
      <w:pPr>
        <w:pStyle w:val="Encabezado"/>
      </w:pPr>
    </w:p>
    <w:p w14:paraId="7351A39D" w14:textId="41933274" w:rsidR="66C6EC8C" w:rsidRDefault="66C6EC8C" w:rsidP="66C6EC8C">
      <w:pPr>
        <w:pStyle w:val="Encabezado"/>
      </w:pPr>
    </w:p>
    <w:p w14:paraId="5C9143E4" w14:textId="6B45059D" w:rsidR="66C6EC8C" w:rsidRDefault="66C6EC8C" w:rsidP="66C6EC8C">
      <w:pPr>
        <w:pStyle w:val="Encabezado"/>
      </w:pPr>
    </w:p>
    <w:p w14:paraId="3663EBEE" w14:textId="7DE91A80" w:rsidR="66C6EC8C" w:rsidRDefault="66C6EC8C" w:rsidP="66C6EC8C">
      <w:pPr>
        <w:pStyle w:val="Encabezado"/>
      </w:pPr>
    </w:p>
    <w:p w14:paraId="385FB5DE" w14:textId="6B39D2A8" w:rsidR="66C6EC8C" w:rsidRDefault="66C6EC8C" w:rsidP="66C6EC8C">
      <w:pPr>
        <w:pStyle w:val="Encabezado"/>
      </w:pPr>
    </w:p>
    <w:p w14:paraId="636E58D7" w14:textId="4B34EA0C" w:rsidR="66C6EC8C" w:rsidRDefault="66C6EC8C" w:rsidP="66C6EC8C">
      <w:pPr>
        <w:pStyle w:val="Encabezado"/>
      </w:pPr>
    </w:p>
    <w:p w14:paraId="26932CEC" w14:textId="26B34E94" w:rsidR="66C6EC8C" w:rsidRDefault="66C6EC8C" w:rsidP="66C6EC8C">
      <w:pPr>
        <w:pStyle w:val="Encabezado"/>
      </w:pPr>
    </w:p>
    <w:p w14:paraId="4B674B8C" w14:textId="3BE7735E" w:rsidR="66C6EC8C" w:rsidRDefault="66C6EC8C" w:rsidP="66C6EC8C">
      <w:pPr>
        <w:pStyle w:val="Encabezado"/>
      </w:pPr>
    </w:p>
    <w:p w14:paraId="6E25CCAD" w14:textId="77777777" w:rsidR="00D26CEE" w:rsidRDefault="00D26CEE" w:rsidP="66C6EC8C">
      <w:pPr>
        <w:pStyle w:val="Encabezado"/>
      </w:pPr>
    </w:p>
    <w:p w14:paraId="526B7A5B" w14:textId="77777777" w:rsidR="00D26CEE" w:rsidRDefault="00D26CEE" w:rsidP="66C6EC8C">
      <w:pPr>
        <w:pStyle w:val="Encabezado"/>
      </w:pPr>
    </w:p>
    <w:p w14:paraId="644DB4C1" w14:textId="77777777" w:rsidR="00A47AC7" w:rsidRDefault="00A47AC7" w:rsidP="66C6EC8C">
      <w:pPr>
        <w:pStyle w:val="Encabezado"/>
      </w:pPr>
    </w:p>
    <w:p w14:paraId="6775F934" w14:textId="77777777" w:rsidR="00A47AC7" w:rsidRDefault="00A47AC7" w:rsidP="66C6EC8C">
      <w:pPr>
        <w:pStyle w:val="Encabezado"/>
      </w:pPr>
    </w:p>
    <w:p w14:paraId="1F64565D" w14:textId="77777777" w:rsidR="00A47AC7" w:rsidRDefault="00A47AC7" w:rsidP="66C6EC8C">
      <w:pPr>
        <w:pStyle w:val="Encabezado"/>
      </w:pPr>
    </w:p>
    <w:p w14:paraId="4E2CB721" w14:textId="77777777" w:rsidR="00A47AC7" w:rsidRDefault="00A47AC7" w:rsidP="66C6EC8C">
      <w:pPr>
        <w:pStyle w:val="Encabezado"/>
      </w:pPr>
    </w:p>
    <w:p w14:paraId="01160F0A" w14:textId="77777777" w:rsidR="00A47AC7" w:rsidRDefault="00A47AC7" w:rsidP="66C6EC8C">
      <w:pPr>
        <w:pStyle w:val="Encabezado"/>
      </w:pPr>
    </w:p>
    <w:p w14:paraId="5CC92D85" w14:textId="77777777" w:rsidR="00A47AC7" w:rsidRDefault="00A47AC7" w:rsidP="66C6EC8C">
      <w:pPr>
        <w:pStyle w:val="Encabezado"/>
      </w:pPr>
    </w:p>
    <w:p w14:paraId="7B5F38F2" w14:textId="00233697" w:rsidR="000B0E47" w:rsidRDefault="000B0E47" w:rsidP="66C6EC8C">
      <w:pPr>
        <w:pStyle w:val="Encabezado"/>
      </w:pPr>
    </w:p>
    <w:p w14:paraId="257D67BC" w14:textId="7B88B0EF" w:rsidR="00683A55" w:rsidRDefault="00A77BEF" w:rsidP="00A77BEF">
      <w:pPr>
        <w:pStyle w:val="Ttulo1"/>
      </w:pPr>
      <w:bookmarkStart w:id="2" w:name="_Toc181197719"/>
      <w:bookmarkStart w:id="3" w:name="_Toc227049178"/>
      <w:r>
        <w:lastRenderedPageBreak/>
        <w:t>Datos del proyecto</w:t>
      </w:r>
      <w:bookmarkEnd w:id="2"/>
    </w:p>
    <w:tbl>
      <w:tblPr>
        <w:tblpPr w:leftFromText="141" w:rightFromText="141" w:vertAnchor="text" w:horzAnchor="margin" w:tblpXSpec="center" w:tblpY="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245"/>
      </w:tblGrid>
      <w:tr w:rsidR="00B12707" w:rsidRPr="00EE1D50" w14:paraId="0C9F864B" w14:textId="77777777" w:rsidTr="00B12707">
        <w:tc>
          <w:tcPr>
            <w:tcW w:w="2660" w:type="dxa"/>
            <w:shd w:val="clear" w:color="auto" w:fill="auto"/>
          </w:tcPr>
          <w:p w14:paraId="5EBD703E" w14:textId="77777777" w:rsidR="00B12707" w:rsidRPr="00EE1D50" w:rsidRDefault="00B12707" w:rsidP="00B12707">
            <w:pPr>
              <w:rPr>
                <w:sz w:val="20"/>
                <w:lang w:val="es-ES_tradnl" w:eastAsia="ja-JP"/>
              </w:rPr>
            </w:pPr>
            <w:r w:rsidRPr="00EE1D50">
              <w:rPr>
                <w:sz w:val="20"/>
                <w:lang w:val="es-ES_tradnl" w:eastAsia="ja-JP"/>
              </w:rPr>
              <w:t>Nombre del proyecto</w:t>
            </w:r>
          </w:p>
        </w:tc>
        <w:tc>
          <w:tcPr>
            <w:tcW w:w="5245" w:type="dxa"/>
            <w:shd w:val="clear" w:color="auto" w:fill="auto"/>
          </w:tcPr>
          <w:p w14:paraId="2487E66C" w14:textId="77777777" w:rsidR="00B12707" w:rsidRPr="00EE1D50" w:rsidRDefault="00B12707" w:rsidP="00B12707">
            <w:pPr>
              <w:rPr>
                <w:sz w:val="20"/>
                <w:lang w:eastAsia="ja-JP"/>
              </w:rPr>
            </w:pPr>
            <w:r>
              <w:rPr>
                <w:sz w:val="20"/>
                <w:lang w:eastAsia="ja-JP"/>
              </w:rPr>
              <w:t>Sistema de Gestión PROMCOSER</w:t>
            </w:r>
          </w:p>
        </w:tc>
      </w:tr>
      <w:tr w:rsidR="00B12707" w:rsidRPr="00EE1D50" w14:paraId="4934D98D" w14:textId="77777777" w:rsidTr="00B12707">
        <w:tc>
          <w:tcPr>
            <w:tcW w:w="2660" w:type="dxa"/>
            <w:shd w:val="clear" w:color="auto" w:fill="auto"/>
          </w:tcPr>
          <w:p w14:paraId="5EEFA28B" w14:textId="77777777" w:rsidR="00B12707" w:rsidRPr="00EE1D50" w:rsidRDefault="00B12707" w:rsidP="00B12707">
            <w:pPr>
              <w:rPr>
                <w:sz w:val="20"/>
                <w:lang w:val="es-ES_tradnl" w:eastAsia="ja-JP"/>
              </w:rPr>
            </w:pPr>
            <w:r w:rsidRPr="00EE1D50">
              <w:rPr>
                <w:sz w:val="20"/>
                <w:lang w:val="es-ES_tradnl" w:eastAsia="ja-JP"/>
              </w:rPr>
              <w:t>Código del proyecto</w:t>
            </w:r>
          </w:p>
        </w:tc>
        <w:tc>
          <w:tcPr>
            <w:tcW w:w="5245" w:type="dxa"/>
            <w:shd w:val="clear" w:color="auto" w:fill="auto"/>
          </w:tcPr>
          <w:p w14:paraId="2A3B8A49" w14:textId="77777777" w:rsidR="00B12707" w:rsidRPr="00EE1D50" w:rsidRDefault="00B12707" w:rsidP="00B12707">
            <w:pPr>
              <w:rPr>
                <w:sz w:val="20"/>
                <w:lang w:val="es-ES_tradnl" w:eastAsia="ja-JP"/>
              </w:rPr>
            </w:pPr>
            <w:r>
              <w:rPr>
                <w:sz w:val="20"/>
                <w:lang w:val="es-ES_tradnl" w:eastAsia="ja-JP"/>
              </w:rPr>
              <w:t>000001</w:t>
            </w:r>
          </w:p>
        </w:tc>
      </w:tr>
    </w:tbl>
    <w:p w14:paraId="161B944E" w14:textId="77777777" w:rsidR="000B0E47" w:rsidRPr="000B0E47" w:rsidRDefault="000B0E47" w:rsidP="000B0E47">
      <w:pPr>
        <w:rPr>
          <w:lang w:val="es-ES_tradnl" w:eastAsia="ja-JP"/>
        </w:rPr>
      </w:pPr>
    </w:p>
    <w:p w14:paraId="66B9E8C6" w14:textId="5C661E16" w:rsidR="00B00067" w:rsidRPr="00B00067" w:rsidRDefault="00B00067" w:rsidP="002D7FC2">
      <w:pPr>
        <w:ind w:left="284" w:right="566"/>
        <w:rPr>
          <w:sz w:val="20"/>
          <w:lang w:eastAsia="ja-JP"/>
        </w:rPr>
      </w:pPr>
      <w:r w:rsidRPr="00B00067">
        <w:rPr>
          <w:sz w:val="20"/>
          <w:lang w:eastAsia="ja-JP"/>
        </w:rPr>
        <w:t>El proyecto para P</w:t>
      </w:r>
      <w:r w:rsidR="00D235D2">
        <w:rPr>
          <w:sz w:val="20"/>
          <w:lang w:eastAsia="ja-JP"/>
        </w:rPr>
        <w:t>ROMCOSER</w:t>
      </w:r>
      <w:r w:rsidRPr="00B00067">
        <w:rPr>
          <w:sz w:val="20"/>
          <w:lang w:eastAsia="ja-JP"/>
        </w:rPr>
        <w:t xml:space="preserve"> tiene como objetivo desarrollar un sistema integral que automatice el proceso de registro y llenado del Parte Diario de Máquina, optimizando la gestión de recursos y asegurando un control preciso sobre el uso y rendimiento de la maquinaria. Este sistema permitirá registrar y asignar tanto al personal como a las maquinarias, planificar actividades diarias, y generar reportes detallados</w:t>
      </w:r>
      <w:r w:rsidR="00F23B96">
        <w:rPr>
          <w:sz w:val="20"/>
          <w:lang w:eastAsia="ja-JP"/>
        </w:rPr>
        <w:t>.</w:t>
      </w:r>
    </w:p>
    <w:p w14:paraId="0523ED18" w14:textId="77777777" w:rsidR="00B00067" w:rsidRPr="00B00067" w:rsidRDefault="00B00067" w:rsidP="002D7FC2">
      <w:pPr>
        <w:ind w:left="284" w:right="566"/>
        <w:rPr>
          <w:sz w:val="20"/>
          <w:lang w:eastAsia="ja-JP"/>
        </w:rPr>
      </w:pPr>
    </w:p>
    <w:p w14:paraId="4E4B5A2E" w14:textId="77777777" w:rsidR="00B00067" w:rsidRPr="00B00067" w:rsidRDefault="00B00067" w:rsidP="002D7FC2">
      <w:pPr>
        <w:ind w:left="284" w:right="566"/>
        <w:rPr>
          <w:sz w:val="20"/>
          <w:lang w:eastAsia="ja-JP"/>
        </w:rPr>
      </w:pPr>
      <w:r w:rsidRPr="00B00067">
        <w:rPr>
          <w:sz w:val="20"/>
          <w:lang w:eastAsia="ja-JP"/>
        </w:rPr>
        <w:t>El sistema incluirá módulos específicos adaptados a los distintos roles en la empresa, brindando a cada usuario la capacidad de registrar sus actividades, documentar el estado de las máquinas, y monitorear su propio desempeño. Los operadores podrán registrar las horas de uso de las máquinas y los supervisores tendrán una visión general de las operaciones en tiempo real, permitiendo una planificación más eficiente y una respuesta rápida ante cualquier eventualidad.</w:t>
      </w:r>
    </w:p>
    <w:p w14:paraId="3BCF73D9" w14:textId="77777777" w:rsidR="00B00067" w:rsidRPr="00B00067" w:rsidRDefault="00B00067" w:rsidP="002D7FC2">
      <w:pPr>
        <w:ind w:left="284" w:right="566"/>
        <w:rPr>
          <w:sz w:val="20"/>
          <w:lang w:eastAsia="ja-JP"/>
        </w:rPr>
      </w:pPr>
    </w:p>
    <w:p w14:paraId="5057294C" w14:textId="59071416" w:rsidR="00127B28" w:rsidRDefault="00B00067" w:rsidP="002D7FC2">
      <w:pPr>
        <w:ind w:left="284" w:right="566"/>
        <w:rPr>
          <w:sz w:val="20"/>
          <w:lang w:eastAsia="ja-JP"/>
        </w:rPr>
      </w:pPr>
      <w:r w:rsidRPr="00B00067">
        <w:rPr>
          <w:sz w:val="20"/>
          <w:lang w:eastAsia="ja-JP"/>
        </w:rPr>
        <w:t xml:space="preserve">Además, el sistema generará reportes automáticos del parte diario, consolidando la información sobre horas de uso, mantenimiento preventivo y correctivo, asignaciones y cumplimiento de tareas. Estos reportes podrán exportarse en formatos para facilitar su análisis y archivo. En conjunto, el sistema mejorará la eficiencia operativa y proporcionará una herramienta de gestión clave para </w:t>
      </w:r>
      <w:r w:rsidR="00D235D2" w:rsidRPr="00B00067">
        <w:rPr>
          <w:sz w:val="20"/>
          <w:lang w:eastAsia="ja-JP"/>
        </w:rPr>
        <w:t>P</w:t>
      </w:r>
      <w:r w:rsidR="00D235D2">
        <w:rPr>
          <w:sz w:val="20"/>
          <w:lang w:eastAsia="ja-JP"/>
        </w:rPr>
        <w:t>ROMCOSER</w:t>
      </w:r>
      <w:r w:rsidRPr="00B00067">
        <w:rPr>
          <w:sz w:val="20"/>
          <w:lang w:eastAsia="ja-JP"/>
        </w:rPr>
        <w:t>, facilitando un entorno de trabajo más organizado y productivo.</w:t>
      </w:r>
    </w:p>
    <w:p w14:paraId="602A93C7" w14:textId="77777777" w:rsidR="00B00067" w:rsidRPr="00EE1D50" w:rsidRDefault="00B00067" w:rsidP="00B00067">
      <w:pPr>
        <w:ind w:left="284"/>
        <w:rPr>
          <w:sz w:val="20"/>
          <w:lang w:val="es-ES_tradnl" w:eastAsia="ja-JP"/>
        </w:rPr>
      </w:pPr>
    </w:p>
    <w:bookmarkEnd w:id="3"/>
    <w:p w14:paraId="042361D7" w14:textId="77777777" w:rsidR="00671970" w:rsidRDefault="00671970" w:rsidP="00671970"/>
    <w:p w14:paraId="3E2A388D" w14:textId="3D2FF1D9" w:rsidR="002D7FC2" w:rsidRDefault="002D7FC2" w:rsidP="002D7FC2">
      <w:pPr>
        <w:ind w:left="284" w:right="566"/>
        <w:rPr>
          <w:b/>
          <w:bCs/>
          <w:sz w:val="20"/>
        </w:rPr>
      </w:pPr>
      <w:r w:rsidRPr="002D7FC2">
        <w:rPr>
          <w:b/>
          <w:bCs/>
          <w:sz w:val="20"/>
        </w:rPr>
        <w:t>OBJETIVO</w:t>
      </w:r>
      <w:r>
        <w:rPr>
          <w:b/>
          <w:bCs/>
          <w:sz w:val="20"/>
        </w:rPr>
        <w:t>:</w:t>
      </w:r>
    </w:p>
    <w:p w14:paraId="73A2E89D" w14:textId="77777777" w:rsidR="002D7FC2" w:rsidRPr="002D7FC2" w:rsidRDefault="002D7FC2" w:rsidP="002D7FC2">
      <w:pPr>
        <w:ind w:left="284" w:right="566"/>
        <w:rPr>
          <w:b/>
          <w:bCs/>
          <w:sz w:val="20"/>
        </w:rPr>
      </w:pPr>
    </w:p>
    <w:p w14:paraId="74C8571B" w14:textId="16B2F325" w:rsidR="002D7FC2" w:rsidRPr="002D7FC2" w:rsidRDefault="002D7FC2" w:rsidP="002D7FC2">
      <w:pPr>
        <w:ind w:left="708" w:right="566"/>
        <w:rPr>
          <w:sz w:val="20"/>
        </w:rPr>
      </w:pPr>
      <w:r w:rsidRPr="002D7FC2">
        <w:rPr>
          <w:sz w:val="20"/>
        </w:rPr>
        <w:t>Desarrollar e implementar un sistema integral y automatizado para la gestión operativa de P</w:t>
      </w:r>
      <w:r w:rsidR="004C1CDF">
        <w:rPr>
          <w:sz w:val="20"/>
        </w:rPr>
        <w:t>ROM</w:t>
      </w:r>
      <w:r w:rsidR="005D7BA3">
        <w:rPr>
          <w:sz w:val="20"/>
        </w:rPr>
        <w:t>COSER</w:t>
      </w:r>
      <w:r w:rsidRPr="002D7FC2">
        <w:rPr>
          <w:sz w:val="20"/>
        </w:rPr>
        <w:t xml:space="preserve"> que optimice el registro y llenado del Parte Diario de Máquina, la asignación de personal y maquinaria, la planificación de actividades y la generación de reportes. El sistema mejorará la eficiencia en el control de recursos, el monitoreo en tiempo real de las operaciones, y facilitará la toma de decisiones basadas en datos actualizados y precisos.</w:t>
      </w:r>
    </w:p>
    <w:p w14:paraId="44C29780" w14:textId="77777777" w:rsidR="002D7FC2" w:rsidRPr="002D7FC2" w:rsidRDefault="002D7FC2" w:rsidP="002D7FC2">
      <w:pPr>
        <w:ind w:left="284" w:right="566"/>
        <w:rPr>
          <w:sz w:val="20"/>
        </w:rPr>
      </w:pPr>
    </w:p>
    <w:p w14:paraId="1DF97EAF" w14:textId="2742F5EF" w:rsidR="00DF7119" w:rsidRDefault="00DF7119" w:rsidP="00DF7119">
      <w:pPr>
        <w:ind w:left="284" w:right="566"/>
        <w:rPr>
          <w:b/>
          <w:bCs/>
          <w:sz w:val="20"/>
        </w:rPr>
      </w:pPr>
      <w:r w:rsidRPr="00DF7119">
        <w:rPr>
          <w:b/>
          <w:bCs/>
          <w:sz w:val="20"/>
        </w:rPr>
        <w:t>ALCANCE</w:t>
      </w:r>
      <w:r w:rsidRPr="33970F90">
        <w:rPr>
          <w:b/>
          <w:bCs/>
          <w:sz w:val="20"/>
        </w:rPr>
        <w:t>:</w:t>
      </w:r>
    </w:p>
    <w:p w14:paraId="5DDC240C" w14:textId="615FD0FA" w:rsidR="00DF7119" w:rsidRPr="00DF7119" w:rsidRDefault="00DF7119" w:rsidP="00DF7119">
      <w:pPr>
        <w:ind w:left="284" w:right="566"/>
        <w:rPr>
          <w:b/>
          <w:bCs/>
          <w:sz w:val="20"/>
        </w:rPr>
      </w:pPr>
      <w:r>
        <w:rPr>
          <w:b/>
          <w:bCs/>
          <w:sz w:val="20"/>
        </w:rPr>
        <w:tab/>
      </w:r>
    </w:p>
    <w:p w14:paraId="6138FCD6" w14:textId="022FB477" w:rsidR="002D7FC2" w:rsidRPr="002D7FC2" w:rsidRDefault="002D7FC2" w:rsidP="000B0E47">
      <w:pPr>
        <w:ind w:left="708" w:right="566"/>
        <w:rPr>
          <w:sz w:val="20"/>
        </w:rPr>
      </w:pPr>
      <w:r w:rsidRPr="002D7FC2">
        <w:rPr>
          <w:sz w:val="20"/>
        </w:rPr>
        <w:t>El proyecto abarcará el desarrollo de una plataforma digital con los siguientes módulos principales:</w:t>
      </w:r>
    </w:p>
    <w:p w14:paraId="111D80EF" w14:textId="6C2FDAF8" w:rsidR="002D7FC2" w:rsidRPr="00230B8E" w:rsidRDefault="002D7FC2" w:rsidP="000B0E47">
      <w:pPr>
        <w:pStyle w:val="Prrafodelista"/>
        <w:numPr>
          <w:ilvl w:val="0"/>
          <w:numId w:val="27"/>
        </w:numPr>
        <w:ind w:right="566"/>
        <w:rPr>
          <w:rFonts w:ascii="Arial" w:hAnsi="Arial" w:cs="Arial"/>
          <w:sz w:val="20"/>
        </w:rPr>
      </w:pPr>
      <w:r w:rsidRPr="00230B8E">
        <w:rPr>
          <w:rFonts w:ascii="Arial" w:hAnsi="Arial" w:cs="Arial"/>
          <w:sz w:val="20"/>
        </w:rPr>
        <w:t>Registro y Gestión de Maquinaria: Permitirá el registro detallado de cada máquina, incluyendo sus características, estado y horas de uso, así como la asignación de máquinas a tareas específicas.</w:t>
      </w:r>
    </w:p>
    <w:p w14:paraId="6786A94E" w14:textId="5BE05623" w:rsidR="002D7FC2" w:rsidRPr="00230B8E" w:rsidRDefault="002D7FC2" w:rsidP="000B0E47">
      <w:pPr>
        <w:pStyle w:val="Prrafodelista"/>
        <w:numPr>
          <w:ilvl w:val="0"/>
          <w:numId w:val="27"/>
        </w:numPr>
        <w:ind w:right="566"/>
        <w:rPr>
          <w:rFonts w:ascii="Arial" w:hAnsi="Arial" w:cs="Arial"/>
          <w:sz w:val="20"/>
        </w:rPr>
      </w:pPr>
      <w:r w:rsidRPr="00230B8E">
        <w:rPr>
          <w:rFonts w:ascii="Arial" w:hAnsi="Arial" w:cs="Arial"/>
          <w:sz w:val="20"/>
        </w:rPr>
        <w:t>Asignación y Monitoreo de Personal: Proveerá funcionalidades para asignar personal a tareas y máquinas específicas, registrar sus actividades diarias y monitorear su desempeño y disponibilidad.</w:t>
      </w:r>
    </w:p>
    <w:p w14:paraId="6623D30A" w14:textId="249E3323" w:rsidR="002D7FC2" w:rsidRPr="00230B8E" w:rsidRDefault="002D7FC2" w:rsidP="000B0E47">
      <w:pPr>
        <w:pStyle w:val="Prrafodelista"/>
        <w:numPr>
          <w:ilvl w:val="0"/>
          <w:numId w:val="27"/>
        </w:numPr>
        <w:ind w:right="566"/>
        <w:rPr>
          <w:rFonts w:ascii="Arial" w:hAnsi="Arial" w:cs="Arial"/>
          <w:sz w:val="20"/>
        </w:rPr>
      </w:pPr>
      <w:r w:rsidRPr="00230B8E">
        <w:rPr>
          <w:rFonts w:ascii="Arial" w:hAnsi="Arial" w:cs="Arial"/>
          <w:sz w:val="20"/>
        </w:rPr>
        <w:t>Planificación de Actividades Diarias: Permitirá a los supervisores organizar y planificar las actividades diarias, optimizando la distribución de maquinaria y recursos humanos según las necesidades operativas.</w:t>
      </w:r>
    </w:p>
    <w:p w14:paraId="0C9FA9EC" w14:textId="0B4C6D7D" w:rsidR="0055157A" w:rsidRPr="0055157A" w:rsidRDefault="002D7FC2" w:rsidP="0055157A">
      <w:pPr>
        <w:pStyle w:val="Prrafodelista"/>
        <w:numPr>
          <w:ilvl w:val="0"/>
          <w:numId w:val="27"/>
        </w:numPr>
        <w:ind w:right="566"/>
        <w:rPr>
          <w:rFonts w:ascii="Arial" w:hAnsi="Arial" w:cs="Arial"/>
          <w:sz w:val="20"/>
        </w:rPr>
      </w:pPr>
      <w:r w:rsidRPr="00230B8E">
        <w:rPr>
          <w:rFonts w:ascii="Arial" w:hAnsi="Arial" w:cs="Arial"/>
          <w:sz w:val="20"/>
        </w:rPr>
        <w:t xml:space="preserve">Generación de Reportes y Parte Diario: Generará automáticamente reportes del Parte Diario de Máquina, consolidando información sobre horas de uso, estado de maquinaria, actividades realizadas y rendimiento operativo. </w:t>
      </w:r>
    </w:p>
    <w:p w14:paraId="11B3D147" w14:textId="77777777" w:rsidR="002D7FC2" w:rsidRDefault="002D7FC2" w:rsidP="00671970"/>
    <w:p w14:paraId="45B9B25D" w14:textId="77777777" w:rsidR="00B66102" w:rsidRDefault="00B66102" w:rsidP="00671970"/>
    <w:p w14:paraId="120F3CC2" w14:textId="77777777" w:rsidR="00B66102" w:rsidRDefault="00B66102" w:rsidP="00671970"/>
    <w:p w14:paraId="5CEF5E58" w14:textId="77777777" w:rsidR="00B66102" w:rsidRDefault="00B66102" w:rsidP="00671970"/>
    <w:p w14:paraId="2C5CFCD0" w14:textId="479A81D5" w:rsidR="003F4D79" w:rsidRDefault="00A77BEF" w:rsidP="00A77BEF">
      <w:pPr>
        <w:pStyle w:val="Ttulo1"/>
      </w:pPr>
      <w:bookmarkStart w:id="4" w:name="_Toc181197720"/>
      <w:r>
        <w:lastRenderedPageBreak/>
        <w:t>Requisitos</w:t>
      </w:r>
      <w:bookmarkEnd w:id="4"/>
    </w:p>
    <w:p w14:paraId="41B99F3B" w14:textId="77777777" w:rsidR="00572144" w:rsidRPr="00572144" w:rsidRDefault="00572144" w:rsidP="00572144">
      <w:pPr>
        <w:rPr>
          <w:lang w:val="es-ES_tradnl" w:eastAsia="ja-JP"/>
        </w:rPr>
      </w:pPr>
    </w:p>
    <w:p w14:paraId="185FF77A" w14:textId="2597B72A" w:rsidR="00A77BEF" w:rsidRPr="00EE1D50" w:rsidRDefault="00A77BEF" w:rsidP="00A77BEF">
      <w:pPr>
        <w:pStyle w:val="Ttulo2"/>
      </w:pPr>
      <w:bookmarkStart w:id="5" w:name="_Toc181197721"/>
      <w:r>
        <w:t>Matriz de requisitos</w:t>
      </w:r>
      <w:bookmarkEnd w:id="5"/>
    </w:p>
    <w:p w14:paraId="72C59304" w14:textId="6630EAC3" w:rsidR="00A77BEF" w:rsidRDefault="00A77BEF" w:rsidP="009A5279">
      <w:pPr>
        <w:rPr>
          <w:sz w:val="20"/>
          <w:lang w:val="es-ES_tradnl" w:eastAsia="ja-JP"/>
        </w:rPr>
      </w:pPr>
    </w:p>
    <w:p w14:paraId="333E8A15" w14:textId="7A7724F3" w:rsidR="00A77BEF" w:rsidRDefault="00A77BEF" w:rsidP="00A77BEF">
      <w:pPr>
        <w:pStyle w:val="Prrafodelista"/>
        <w:numPr>
          <w:ilvl w:val="1"/>
          <w:numId w:val="20"/>
        </w:numPr>
      </w:pPr>
      <w:r>
        <w:t xml:space="preserve">Identificar y recopilar los requisitos del usuario. </w:t>
      </w:r>
    </w:p>
    <w:p w14:paraId="47D16574" w14:textId="57DBCD00" w:rsidR="00C47C0A" w:rsidRDefault="00C47C0A" w:rsidP="00C47C0A">
      <w:pPr>
        <w:pStyle w:val="Prrafodelista"/>
        <w:numPr>
          <w:ilvl w:val="0"/>
          <w:numId w:val="20"/>
        </w:numPr>
      </w:pPr>
      <w:r>
        <w:t>Requerimiento:</w:t>
      </w:r>
    </w:p>
    <w:tbl>
      <w:tblPr>
        <w:tblW w:w="7995" w:type="dxa"/>
        <w:tblInd w:w="-5" w:type="dxa"/>
        <w:tblCellMar>
          <w:left w:w="70" w:type="dxa"/>
          <w:right w:w="70" w:type="dxa"/>
        </w:tblCellMar>
        <w:tblLook w:val="04A0" w:firstRow="1" w:lastRow="0" w:firstColumn="1" w:lastColumn="0" w:noHBand="0" w:noVBand="1"/>
      </w:tblPr>
      <w:tblGrid>
        <w:gridCol w:w="1240"/>
        <w:gridCol w:w="3859"/>
        <w:gridCol w:w="1367"/>
        <w:gridCol w:w="1529"/>
      </w:tblGrid>
      <w:tr w:rsidR="00A2322E" w:rsidRPr="00671970" w14:paraId="744C584C" w14:textId="77777777" w:rsidTr="2AEBE0F5">
        <w:trPr>
          <w:trHeight w:val="552"/>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FEDF0" w14:textId="77777777" w:rsidR="00671970" w:rsidRPr="00671970" w:rsidRDefault="00671970" w:rsidP="00671970">
            <w:pPr>
              <w:jc w:val="center"/>
              <w:rPr>
                <w:rFonts w:ascii="Calibri Light" w:hAnsi="Calibri Light" w:cs="Calibri Light"/>
                <w:b/>
                <w:bCs/>
                <w:color w:val="000000"/>
                <w:sz w:val="20"/>
                <w:lang w:val="es-PE" w:eastAsia="es-PE"/>
              </w:rPr>
            </w:pPr>
            <w:r w:rsidRPr="00671970">
              <w:rPr>
                <w:rFonts w:ascii="Calibri Light" w:hAnsi="Calibri Light" w:cs="Calibri Light"/>
                <w:b/>
                <w:bCs/>
                <w:color w:val="000000"/>
                <w:sz w:val="20"/>
                <w:lang w:val="es-PE" w:eastAsia="es-PE"/>
              </w:rPr>
              <w:t>Código</w:t>
            </w:r>
          </w:p>
        </w:tc>
        <w:tc>
          <w:tcPr>
            <w:tcW w:w="3859" w:type="dxa"/>
            <w:tcBorders>
              <w:top w:val="single" w:sz="4" w:space="0" w:color="auto"/>
              <w:left w:val="nil"/>
              <w:bottom w:val="single" w:sz="4" w:space="0" w:color="auto"/>
              <w:right w:val="single" w:sz="4" w:space="0" w:color="auto"/>
            </w:tcBorders>
            <w:shd w:val="clear" w:color="auto" w:fill="auto"/>
            <w:vAlign w:val="center"/>
            <w:hideMark/>
          </w:tcPr>
          <w:p w14:paraId="52F7D353" w14:textId="173229B8" w:rsidR="00671970" w:rsidRPr="00671970" w:rsidRDefault="00C47C0A" w:rsidP="00671970">
            <w:pPr>
              <w:jc w:val="center"/>
              <w:rPr>
                <w:rFonts w:ascii="Calibri Light" w:hAnsi="Calibri Light" w:cs="Calibri Light"/>
                <w:b/>
                <w:bCs/>
                <w:color w:val="000000"/>
                <w:sz w:val="20"/>
                <w:lang w:val="es-PE" w:eastAsia="es-PE"/>
              </w:rPr>
            </w:pPr>
            <w:r>
              <w:rPr>
                <w:rFonts w:ascii="Calibri Light" w:hAnsi="Calibri Light" w:cs="Calibri Light"/>
                <w:b/>
                <w:bCs/>
                <w:color w:val="000000"/>
                <w:sz w:val="20"/>
                <w:lang w:val="es-PE" w:eastAsia="es-PE"/>
              </w:rPr>
              <w:t>Especificaciones del requisito</w:t>
            </w:r>
          </w:p>
        </w:tc>
        <w:tc>
          <w:tcPr>
            <w:tcW w:w="1367" w:type="dxa"/>
            <w:tcBorders>
              <w:top w:val="single" w:sz="4" w:space="0" w:color="auto"/>
              <w:left w:val="nil"/>
              <w:bottom w:val="single" w:sz="4" w:space="0" w:color="auto"/>
              <w:right w:val="single" w:sz="4" w:space="0" w:color="auto"/>
            </w:tcBorders>
            <w:shd w:val="clear" w:color="auto" w:fill="auto"/>
            <w:vAlign w:val="center"/>
            <w:hideMark/>
          </w:tcPr>
          <w:p w14:paraId="0872E767" w14:textId="5DE128FD" w:rsidR="00671970" w:rsidRPr="00671970" w:rsidRDefault="00C47C0A" w:rsidP="00671970">
            <w:pPr>
              <w:jc w:val="center"/>
              <w:rPr>
                <w:rFonts w:ascii="Calibri Light" w:hAnsi="Calibri Light" w:cs="Calibri Light"/>
                <w:b/>
                <w:bCs/>
                <w:color w:val="000000"/>
                <w:sz w:val="20"/>
                <w:lang w:val="es-PE" w:eastAsia="es-PE"/>
              </w:rPr>
            </w:pPr>
            <w:r>
              <w:rPr>
                <w:rFonts w:ascii="Calibri Light" w:hAnsi="Calibri Light" w:cs="Calibri Light"/>
                <w:b/>
                <w:bCs/>
                <w:color w:val="000000"/>
                <w:sz w:val="20"/>
                <w:lang w:val="es-PE" w:eastAsia="es-PE"/>
              </w:rPr>
              <w:t>Tipo de requerimiento</w:t>
            </w:r>
          </w:p>
        </w:tc>
        <w:tc>
          <w:tcPr>
            <w:tcW w:w="1529" w:type="dxa"/>
            <w:tcBorders>
              <w:top w:val="single" w:sz="4" w:space="0" w:color="auto"/>
              <w:left w:val="nil"/>
              <w:bottom w:val="single" w:sz="4" w:space="0" w:color="auto"/>
              <w:right w:val="single" w:sz="4" w:space="0" w:color="auto"/>
            </w:tcBorders>
            <w:shd w:val="clear" w:color="auto" w:fill="auto"/>
            <w:vAlign w:val="center"/>
            <w:hideMark/>
          </w:tcPr>
          <w:p w14:paraId="3B242280" w14:textId="1123BDFC" w:rsidR="00671970" w:rsidRPr="00671970" w:rsidRDefault="00C47C0A" w:rsidP="00671970">
            <w:pPr>
              <w:jc w:val="center"/>
              <w:rPr>
                <w:rFonts w:ascii="Calibri Light" w:hAnsi="Calibri Light" w:cs="Calibri Light"/>
                <w:b/>
                <w:bCs/>
                <w:color w:val="000000"/>
                <w:sz w:val="20"/>
                <w:lang w:val="es-PE" w:eastAsia="es-PE"/>
              </w:rPr>
            </w:pPr>
            <w:r>
              <w:rPr>
                <w:rFonts w:ascii="Calibri Light" w:hAnsi="Calibri Light" w:cs="Calibri Light"/>
                <w:b/>
                <w:bCs/>
                <w:color w:val="000000"/>
                <w:sz w:val="20"/>
                <w:lang w:val="es-PE" w:eastAsia="es-PE"/>
              </w:rPr>
              <w:t xml:space="preserve">Rol/Solicitante </w:t>
            </w:r>
            <w:r w:rsidR="00671970" w:rsidRPr="00671970">
              <w:rPr>
                <w:rFonts w:ascii="Calibri Light" w:hAnsi="Calibri Light" w:cs="Calibri Light"/>
                <w:b/>
                <w:bCs/>
                <w:color w:val="000000"/>
                <w:sz w:val="20"/>
                <w:lang w:val="es-PE" w:eastAsia="es-PE"/>
              </w:rPr>
              <w:t xml:space="preserve"> </w:t>
            </w:r>
          </w:p>
        </w:tc>
      </w:tr>
      <w:tr w:rsidR="00AB092E" w:rsidRPr="00671970" w14:paraId="28E5DE16"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2FE4469C" w14:textId="2C087FFF"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77B7456E" w:rsidRPr="1612B294">
              <w:rPr>
                <w:rFonts w:ascii="Calibri Light" w:hAnsi="Calibri Light" w:cs="Calibri Light"/>
                <w:color w:val="000000" w:themeColor="text1"/>
                <w:sz w:val="20"/>
                <w:lang w:val="es-PE" w:eastAsia="es-PE"/>
              </w:rPr>
              <w:t>RS001</w:t>
            </w:r>
          </w:p>
        </w:tc>
        <w:tc>
          <w:tcPr>
            <w:tcW w:w="3859" w:type="dxa"/>
            <w:tcBorders>
              <w:top w:val="nil"/>
              <w:left w:val="nil"/>
              <w:bottom w:val="single" w:sz="4" w:space="0" w:color="auto"/>
              <w:right w:val="single" w:sz="4" w:space="0" w:color="auto"/>
            </w:tcBorders>
            <w:shd w:val="clear" w:color="auto" w:fill="auto"/>
            <w:vAlign w:val="center"/>
            <w:hideMark/>
          </w:tcPr>
          <w:p w14:paraId="637590D5" w14:textId="0131B0CE" w:rsidR="00671970" w:rsidRPr="00671970" w:rsidRDefault="497093C6" w:rsidP="00671970">
            <w:pPr>
              <w:jc w:val="center"/>
              <w:rPr>
                <w:rFonts w:ascii="Calibri Light" w:hAnsi="Calibri Light" w:cs="Calibri Light"/>
                <w:color w:val="000000"/>
                <w:sz w:val="20"/>
                <w:lang w:eastAsia="es-PE"/>
              </w:rPr>
            </w:pPr>
            <w:r w:rsidRPr="1612B294">
              <w:rPr>
                <w:rFonts w:ascii="Calibri Light" w:hAnsi="Calibri Light" w:cs="Calibri Light"/>
                <w:color w:val="000000" w:themeColor="text1"/>
                <w:sz w:val="20"/>
                <w:lang w:eastAsia="es-PE"/>
              </w:rPr>
              <w:t> </w:t>
            </w:r>
            <w:r w:rsidR="1ADE4AE2" w:rsidRPr="1612B294">
              <w:rPr>
                <w:rFonts w:ascii="Calibri Light" w:hAnsi="Calibri Light" w:cs="Calibri Light"/>
                <w:color w:val="000000" w:themeColor="text1"/>
                <w:sz w:val="20"/>
                <w:lang w:eastAsia="es-PE"/>
              </w:rPr>
              <w:t>El sistema debe permitir el logeo con un rol especifico</w:t>
            </w:r>
            <w:r w:rsidR="50253E72" w:rsidRPr="705EBB2C">
              <w:rPr>
                <w:rFonts w:ascii="Calibri Light" w:hAnsi="Calibri Light" w:cs="Calibri Light"/>
                <w:color w:val="000000" w:themeColor="text1"/>
                <w:sz w:val="20"/>
                <w:lang w:eastAsia="es-PE"/>
              </w:rPr>
              <w:t>.</w:t>
            </w:r>
          </w:p>
        </w:tc>
        <w:tc>
          <w:tcPr>
            <w:tcW w:w="1367" w:type="dxa"/>
            <w:tcBorders>
              <w:top w:val="nil"/>
              <w:left w:val="nil"/>
              <w:bottom w:val="single" w:sz="4" w:space="0" w:color="auto"/>
              <w:right w:val="single" w:sz="4" w:space="0" w:color="auto"/>
            </w:tcBorders>
            <w:shd w:val="clear" w:color="auto" w:fill="auto"/>
            <w:vAlign w:val="center"/>
            <w:hideMark/>
          </w:tcPr>
          <w:p w14:paraId="30422421" w14:textId="4064C3A6"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1C941A45" w:rsidRPr="1612B294">
              <w:rPr>
                <w:rFonts w:ascii="Calibri Light" w:hAnsi="Calibri Light" w:cs="Calibri Light"/>
                <w:color w:val="000000" w:themeColor="text1"/>
                <w:sz w:val="20"/>
                <w:lang w:val="es-PE" w:eastAsia="es-PE"/>
              </w:rPr>
              <w:t>Funcional</w:t>
            </w:r>
          </w:p>
        </w:tc>
        <w:tc>
          <w:tcPr>
            <w:tcW w:w="1529" w:type="dxa"/>
            <w:tcBorders>
              <w:top w:val="nil"/>
              <w:left w:val="nil"/>
              <w:bottom w:val="single" w:sz="4" w:space="0" w:color="auto"/>
              <w:right w:val="single" w:sz="4" w:space="0" w:color="auto"/>
            </w:tcBorders>
            <w:shd w:val="clear" w:color="auto" w:fill="auto"/>
            <w:vAlign w:val="center"/>
            <w:hideMark/>
          </w:tcPr>
          <w:p w14:paraId="7470DD47" w14:textId="2EAFB8AE"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735D0DEB" w:rsidRPr="1612B294">
              <w:rPr>
                <w:rFonts w:ascii="Calibri Light" w:hAnsi="Calibri Light" w:cs="Calibri Light"/>
                <w:color w:val="000000" w:themeColor="text1"/>
                <w:sz w:val="20"/>
                <w:lang w:val="es-PE" w:eastAsia="es-PE"/>
              </w:rPr>
              <w:t>Todos</w:t>
            </w:r>
          </w:p>
        </w:tc>
      </w:tr>
      <w:tr w:rsidR="00AB092E" w:rsidRPr="00671970" w14:paraId="21179EB3"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1585BE0C" w14:textId="2B1ADF8F"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42001B31" w:rsidRPr="1612B294">
              <w:rPr>
                <w:rFonts w:ascii="Calibri Light" w:hAnsi="Calibri Light" w:cs="Calibri Light"/>
                <w:color w:val="000000" w:themeColor="text1"/>
                <w:sz w:val="20"/>
                <w:lang w:val="es-PE" w:eastAsia="es-PE"/>
              </w:rPr>
              <w:t>RS002</w:t>
            </w:r>
          </w:p>
        </w:tc>
        <w:tc>
          <w:tcPr>
            <w:tcW w:w="3859" w:type="dxa"/>
            <w:tcBorders>
              <w:top w:val="nil"/>
              <w:left w:val="nil"/>
              <w:bottom w:val="single" w:sz="4" w:space="0" w:color="auto"/>
              <w:right w:val="single" w:sz="4" w:space="0" w:color="auto"/>
            </w:tcBorders>
            <w:shd w:val="clear" w:color="auto" w:fill="auto"/>
            <w:vAlign w:val="center"/>
            <w:hideMark/>
          </w:tcPr>
          <w:p w14:paraId="46D893D9" w14:textId="0D93FCB9" w:rsidR="00671970" w:rsidRPr="00671970" w:rsidRDefault="1D27A83A" w:rsidP="2BA0126B">
            <w:pPr>
              <w:spacing w:line="259" w:lineRule="auto"/>
              <w:jc w:val="center"/>
              <w:rPr>
                <w:rFonts w:ascii="Calibri Light" w:hAnsi="Calibri Light" w:cs="Calibri Light"/>
                <w:color w:val="000000" w:themeColor="text1"/>
                <w:sz w:val="20"/>
                <w:lang w:val="es-PE" w:eastAsia="es-PE"/>
              </w:rPr>
            </w:pPr>
            <w:r w:rsidRPr="2BA0126B">
              <w:rPr>
                <w:rFonts w:ascii="Calibri Light" w:eastAsia="Calibri Light" w:hAnsi="Calibri Light" w:cs="Calibri Light"/>
                <w:sz w:val="20"/>
                <w:lang w:val="es-PE"/>
              </w:rPr>
              <w:t xml:space="preserve">El sistema debe permitir </w:t>
            </w:r>
            <w:r w:rsidR="01FA30C0" w:rsidRPr="2BA0126B">
              <w:rPr>
                <w:rFonts w:ascii="Calibri Light" w:eastAsia="Calibri Light" w:hAnsi="Calibri Light" w:cs="Calibri Light"/>
                <w:sz w:val="20"/>
                <w:lang w:val="es-PE"/>
              </w:rPr>
              <w:t xml:space="preserve">la </w:t>
            </w:r>
            <w:r w:rsidR="45F3FA96" w:rsidRPr="52939796">
              <w:rPr>
                <w:rFonts w:ascii="Calibri Light" w:eastAsia="Calibri Light" w:hAnsi="Calibri Light" w:cs="Calibri Light"/>
                <w:sz w:val="20"/>
                <w:lang w:val="es-PE"/>
              </w:rPr>
              <w:t>gestionar</w:t>
            </w:r>
            <w:r w:rsidR="45F3FA96" w:rsidRPr="3E01E088">
              <w:rPr>
                <w:rFonts w:ascii="Calibri Light" w:eastAsia="Calibri Light" w:hAnsi="Calibri Light" w:cs="Calibri Light"/>
                <w:sz w:val="20"/>
                <w:lang w:val="es-PE"/>
              </w:rPr>
              <w:t xml:space="preserve"> clientes:</w:t>
            </w:r>
            <w:r w:rsidR="45F3FA96" w:rsidRPr="29703900">
              <w:rPr>
                <w:rFonts w:ascii="Calibri Light" w:eastAsia="Calibri Light" w:hAnsi="Calibri Light" w:cs="Calibri Light"/>
                <w:sz w:val="20"/>
                <w:lang w:val="es-PE"/>
              </w:rPr>
              <w:t xml:space="preserve"> </w:t>
            </w:r>
            <w:r w:rsidR="45F3FA96" w:rsidRPr="03D27B19">
              <w:rPr>
                <w:rFonts w:ascii="Calibri Light" w:eastAsia="Calibri Light" w:hAnsi="Calibri Light" w:cs="Calibri Light"/>
                <w:sz w:val="20"/>
                <w:lang w:val="es-PE"/>
              </w:rPr>
              <w:t>registrar, actualizar, y eliminar datos de los clientes.</w:t>
            </w:r>
          </w:p>
        </w:tc>
        <w:tc>
          <w:tcPr>
            <w:tcW w:w="1367" w:type="dxa"/>
            <w:tcBorders>
              <w:top w:val="nil"/>
              <w:left w:val="nil"/>
              <w:bottom w:val="single" w:sz="4" w:space="0" w:color="auto"/>
              <w:right w:val="single" w:sz="4" w:space="0" w:color="auto"/>
            </w:tcBorders>
            <w:shd w:val="clear" w:color="auto" w:fill="auto"/>
            <w:vAlign w:val="center"/>
            <w:hideMark/>
          </w:tcPr>
          <w:p w14:paraId="7DACBC3A" w14:textId="55F80585" w:rsidR="00671970" w:rsidRPr="00671970" w:rsidRDefault="2D74702A"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xml:space="preserve">Funcional </w:t>
            </w:r>
            <w:r w:rsidR="497093C6" w:rsidRPr="1612B294">
              <w:rPr>
                <w:rFonts w:ascii="Calibri Light" w:hAnsi="Calibri Light" w:cs="Calibri Light"/>
                <w:color w:val="000000" w:themeColor="text1"/>
                <w:sz w:val="20"/>
                <w:lang w:val="es-PE" w:eastAsia="es-PE"/>
              </w:rPr>
              <w:t> </w:t>
            </w:r>
          </w:p>
        </w:tc>
        <w:tc>
          <w:tcPr>
            <w:tcW w:w="1529" w:type="dxa"/>
            <w:tcBorders>
              <w:top w:val="nil"/>
              <w:left w:val="nil"/>
              <w:bottom w:val="single" w:sz="4" w:space="0" w:color="auto"/>
              <w:right w:val="single" w:sz="4" w:space="0" w:color="auto"/>
            </w:tcBorders>
            <w:shd w:val="clear" w:color="auto" w:fill="auto"/>
            <w:vAlign w:val="center"/>
            <w:hideMark/>
          </w:tcPr>
          <w:p w14:paraId="66BDF973" w14:textId="597D9B5D" w:rsidR="00671970" w:rsidRPr="00671970" w:rsidRDefault="5D14A9AE" w:rsidP="1612B294">
            <w:pPr>
              <w:spacing w:line="259" w:lineRule="auto"/>
              <w:jc w:val="center"/>
            </w:pPr>
            <w:r w:rsidRPr="1612B294">
              <w:rPr>
                <w:rFonts w:ascii="Calibri Light" w:hAnsi="Calibri Light" w:cs="Calibri Light"/>
                <w:color w:val="000000" w:themeColor="text1"/>
                <w:sz w:val="20"/>
                <w:lang w:val="es-PE" w:eastAsia="es-PE"/>
              </w:rPr>
              <w:t>Administrador</w:t>
            </w:r>
          </w:p>
        </w:tc>
      </w:tr>
      <w:tr w:rsidR="0007048D" w14:paraId="4621ACC5"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043F1260" w14:textId="6835115B" w:rsidR="29BD37BF" w:rsidRDefault="427C8D92" w:rsidP="29BD37BF">
            <w:pPr>
              <w:jc w:val="center"/>
              <w:rPr>
                <w:rFonts w:ascii="Calibri Light" w:hAnsi="Calibri Light" w:cs="Calibri Light"/>
                <w:color w:val="000000" w:themeColor="text1"/>
                <w:sz w:val="20"/>
                <w:lang w:val="es-PE" w:eastAsia="es-PE"/>
              </w:rPr>
            </w:pPr>
            <w:r w:rsidRPr="4EE65435">
              <w:rPr>
                <w:rFonts w:ascii="Calibri Light" w:hAnsi="Calibri Light" w:cs="Calibri Light"/>
                <w:color w:val="000000" w:themeColor="text1"/>
                <w:sz w:val="20"/>
                <w:lang w:val="es-PE" w:eastAsia="es-PE"/>
              </w:rPr>
              <w:t>RS003</w:t>
            </w:r>
          </w:p>
        </w:tc>
        <w:tc>
          <w:tcPr>
            <w:tcW w:w="3859" w:type="dxa"/>
            <w:tcBorders>
              <w:top w:val="nil"/>
              <w:left w:val="nil"/>
              <w:bottom w:val="single" w:sz="4" w:space="0" w:color="auto"/>
              <w:right w:val="single" w:sz="4" w:space="0" w:color="auto"/>
            </w:tcBorders>
            <w:shd w:val="clear" w:color="auto" w:fill="auto"/>
            <w:vAlign w:val="center"/>
            <w:hideMark/>
          </w:tcPr>
          <w:p w14:paraId="61A72A1D" w14:textId="7F2E873C" w:rsidR="29BD37BF" w:rsidRDefault="427C8D92" w:rsidP="29BD37BF">
            <w:pPr>
              <w:jc w:val="center"/>
              <w:rPr>
                <w:rFonts w:ascii="Calibri Light" w:eastAsia="Calibri Light" w:hAnsi="Calibri Light" w:cs="Calibri Light"/>
                <w:sz w:val="20"/>
                <w:lang w:val="es-PE"/>
              </w:rPr>
            </w:pPr>
            <w:r w:rsidRPr="382102DF">
              <w:rPr>
                <w:rFonts w:ascii="Calibri Light" w:eastAsia="Calibri Light" w:hAnsi="Calibri Light" w:cs="Calibri Light"/>
                <w:sz w:val="20"/>
                <w:lang w:val="es-PE"/>
              </w:rPr>
              <w:t>El sistema debe permitir gestionar maquinaria:</w:t>
            </w:r>
            <w:r w:rsidR="15C1A456" w:rsidRPr="382102DF">
              <w:rPr>
                <w:rFonts w:ascii="Calibri Light" w:eastAsia="Calibri Light" w:hAnsi="Calibri Light" w:cs="Calibri Light"/>
                <w:sz w:val="20"/>
                <w:lang w:val="es-PE"/>
              </w:rPr>
              <w:t xml:space="preserve">  registrar, actualizar, y eliminar datos de la maquinaria</w:t>
            </w:r>
            <w:r w:rsidR="11F78325" w:rsidRPr="705EBB2C">
              <w:rPr>
                <w:rFonts w:ascii="Calibri Light" w:eastAsia="Calibri Light" w:hAnsi="Calibri Light" w:cs="Calibri Light"/>
                <w:sz w:val="20"/>
                <w:lang w:val="es-PE"/>
              </w:rPr>
              <w:t>.</w:t>
            </w:r>
          </w:p>
        </w:tc>
        <w:tc>
          <w:tcPr>
            <w:tcW w:w="1367" w:type="dxa"/>
            <w:tcBorders>
              <w:top w:val="nil"/>
              <w:left w:val="nil"/>
              <w:bottom w:val="single" w:sz="4" w:space="0" w:color="auto"/>
              <w:right w:val="single" w:sz="4" w:space="0" w:color="auto"/>
            </w:tcBorders>
            <w:shd w:val="clear" w:color="auto" w:fill="auto"/>
            <w:vAlign w:val="center"/>
            <w:hideMark/>
          </w:tcPr>
          <w:p w14:paraId="2281599B" w14:textId="3E93C133" w:rsidR="29BD37BF" w:rsidRDefault="15C1A456" w:rsidP="29BD37BF">
            <w:pPr>
              <w:jc w:val="center"/>
              <w:rPr>
                <w:rFonts w:ascii="Calibri Light" w:hAnsi="Calibri Light" w:cs="Calibri Light"/>
                <w:color w:val="000000" w:themeColor="text1"/>
                <w:sz w:val="20"/>
                <w:lang w:val="es-PE" w:eastAsia="es-PE"/>
              </w:rPr>
            </w:pPr>
            <w:r w:rsidRPr="7B18BBB5">
              <w:rPr>
                <w:rFonts w:ascii="Calibri Light" w:hAnsi="Calibri Light" w:cs="Calibri Light"/>
                <w:color w:val="000000" w:themeColor="text1"/>
                <w:sz w:val="20"/>
                <w:lang w:val="es-PE" w:eastAsia="es-PE"/>
              </w:rPr>
              <w:t>Funcional</w:t>
            </w:r>
          </w:p>
        </w:tc>
        <w:tc>
          <w:tcPr>
            <w:tcW w:w="1529" w:type="dxa"/>
            <w:tcBorders>
              <w:top w:val="nil"/>
              <w:left w:val="nil"/>
              <w:bottom w:val="single" w:sz="4" w:space="0" w:color="auto"/>
              <w:right w:val="single" w:sz="4" w:space="0" w:color="auto"/>
            </w:tcBorders>
            <w:shd w:val="clear" w:color="auto" w:fill="auto"/>
            <w:vAlign w:val="center"/>
            <w:hideMark/>
          </w:tcPr>
          <w:p w14:paraId="14F48249" w14:textId="597D9B5D" w:rsidR="29BD37BF" w:rsidRDefault="15C1A456" w:rsidP="29BD37BF">
            <w:pPr>
              <w:spacing w:line="259" w:lineRule="auto"/>
              <w:jc w:val="center"/>
            </w:pPr>
            <w:r w:rsidRPr="2AEBE0F5">
              <w:rPr>
                <w:rFonts w:ascii="Calibri Light" w:hAnsi="Calibri Light" w:cs="Calibri Light"/>
                <w:color w:val="000000" w:themeColor="text1"/>
                <w:sz w:val="20"/>
                <w:lang w:val="es-PE" w:eastAsia="es-PE"/>
              </w:rPr>
              <w:t>Administrador</w:t>
            </w:r>
          </w:p>
          <w:p w14:paraId="0CFA5461" w14:textId="145D539E" w:rsidR="29BD37BF" w:rsidRDefault="29BD37BF" w:rsidP="29BD37BF">
            <w:pPr>
              <w:spacing w:line="259" w:lineRule="auto"/>
              <w:jc w:val="center"/>
              <w:rPr>
                <w:rFonts w:ascii="Calibri Light" w:hAnsi="Calibri Light" w:cs="Calibri Light"/>
                <w:color w:val="000000" w:themeColor="text1"/>
                <w:sz w:val="20"/>
                <w:lang w:val="es-PE" w:eastAsia="es-PE"/>
              </w:rPr>
            </w:pPr>
          </w:p>
        </w:tc>
      </w:tr>
      <w:tr w:rsidR="0007048D" w14:paraId="45426808"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09972E65" w14:textId="32ED9984" w:rsidR="29BD37BF" w:rsidRDefault="362EFF7A" w:rsidP="70E05B6A">
            <w:pPr>
              <w:jc w:val="center"/>
              <w:rPr>
                <w:rFonts w:ascii="Calibri Light" w:hAnsi="Calibri Light" w:cs="Calibri Light"/>
                <w:color w:val="000000" w:themeColor="text1"/>
                <w:sz w:val="20"/>
                <w:lang w:val="es-PE" w:eastAsia="es-PE"/>
              </w:rPr>
            </w:pPr>
            <w:r w:rsidRPr="70E05B6A">
              <w:rPr>
                <w:rFonts w:ascii="Calibri Light" w:hAnsi="Calibri Light" w:cs="Calibri Light"/>
                <w:color w:val="000000" w:themeColor="text1"/>
                <w:sz w:val="20"/>
                <w:lang w:val="es-PE" w:eastAsia="es-PE"/>
              </w:rPr>
              <w:t>RS004 </w:t>
            </w:r>
          </w:p>
          <w:p w14:paraId="19F4D206" w14:textId="083E07BF" w:rsidR="29BD37BF" w:rsidRDefault="29BD37BF" w:rsidP="29BD37BF">
            <w:pPr>
              <w:jc w:val="center"/>
              <w:rPr>
                <w:rFonts w:ascii="Calibri Light" w:hAnsi="Calibri Light" w:cs="Calibri Light"/>
                <w:color w:val="000000" w:themeColor="text1"/>
                <w:sz w:val="20"/>
                <w:lang w:val="es-PE" w:eastAsia="es-PE"/>
              </w:rPr>
            </w:pPr>
          </w:p>
        </w:tc>
        <w:tc>
          <w:tcPr>
            <w:tcW w:w="3859" w:type="dxa"/>
            <w:tcBorders>
              <w:top w:val="nil"/>
              <w:left w:val="nil"/>
              <w:bottom w:val="single" w:sz="4" w:space="0" w:color="auto"/>
              <w:right w:val="single" w:sz="4" w:space="0" w:color="auto"/>
            </w:tcBorders>
            <w:shd w:val="clear" w:color="auto" w:fill="auto"/>
            <w:vAlign w:val="center"/>
            <w:hideMark/>
          </w:tcPr>
          <w:p w14:paraId="1BDB13B6" w14:textId="4596548C" w:rsidR="29BD37BF" w:rsidRDefault="362EFF7A" w:rsidP="29BD37BF">
            <w:pPr>
              <w:jc w:val="center"/>
              <w:rPr>
                <w:rFonts w:ascii="Calibri Light" w:eastAsia="Calibri Light" w:hAnsi="Calibri Light" w:cs="Calibri Light"/>
                <w:sz w:val="20"/>
                <w:lang w:val="es-PE"/>
              </w:rPr>
            </w:pPr>
            <w:r w:rsidRPr="24EBD17E">
              <w:rPr>
                <w:rFonts w:ascii="Calibri Light" w:eastAsia="Calibri Light" w:hAnsi="Calibri Light" w:cs="Calibri Light"/>
                <w:sz w:val="20"/>
                <w:lang w:val="es-PE"/>
              </w:rPr>
              <w:t xml:space="preserve">El sistema debe permitir gestionar </w:t>
            </w:r>
            <w:r w:rsidRPr="26001239">
              <w:rPr>
                <w:rFonts w:ascii="Calibri Light" w:eastAsia="Calibri Light" w:hAnsi="Calibri Light" w:cs="Calibri Light"/>
                <w:sz w:val="20"/>
                <w:lang w:val="es-PE"/>
              </w:rPr>
              <w:t>operarios</w:t>
            </w:r>
            <w:r w:rsidRPr="24EBD17E">
              <w:rPr>
                <w:rFonts w:ascii="Calibri Light" w:eastAsia="Calibri Light" w:hAnsi="Calibri Light" w:cs="Calibri Light"/>
                <w:sz w:val="20"/>
                <w:lang w:val="es-PE"/>
              </w:rPr>
              <w:t>:</w:t>
            </w:r>
            <w:r w:rsidRPr="5A82BD7D">
              <w:rPr>
                <w:rFonts w:ascii="Calibri Light" w:eastAsia="Calibri Light" w:hAnsi="Calibri Light" w:cs="Calibri Light"/>
                <w:sz w:val="20"/>
                <w:lang w:val="es-PE"/>
              </w:rPr>
              <w:t xml:space="preserve"> </w:t>
            </w:r>
            <w:r w:rsidRPr="2D8093E6">
              <w:rPr>
                <w:rFonts w:ascii="Calibri Light" w:eastAsia="Calibri Light" w:hAnsi="Calibri Light" w:cs="Calibri Light"/>
                <w:sz w:val="20"/>
                <w:lang w:val="es-PE"/>
              </w:rPr>
              <w:t xml:space="preserve">registrar, actualizar, y eliminar datos de </w:t>
            </w:r>
            <w:r w:rsidRPr="389AB282">
              <w:rPr>
                <w:rFonts w:ascii="Calibri Light" w:eastAsia="Calibri Light" w:hAnsi="Calibri Light" w:cs="Calibri Light"/>
                <w:sz w:val="20"/>
                <w:lang w:val="es-PE"/>
              </w:rPr>
              <w:t>los</w:t>
            </w:r>
            <w:r w:rsidRPr="2D8093E6">
              <w:rPr>
                <w:rFonts w:ascii="Calibri Light" w:eastAsia="Calibri Light" w:hAnsi="Calibri Light" w:cs="Calibri Light"/>
                <w:sz w:val="20"/>
                <w:lang w:val="es-PE"/>
              </w:rPr>
              <w:t xml:space="preserve"> </w:t>
            </w:r>
            <w:r w:rsidRPr="26001239">
              <w:rPr>
                <w:rFonts w:ascii="Calibri Light" w:eastAsia="Calibri Light" w:hAnsi="Calibri Light" w:cs="Calibri Light"/>
                <w:sz w:val="20"/>
                <w:lang w:val="es-PE"/>
              </w:rPr>
              <w:t>operarios</w:t>
            </w:r>
            <w:r w:rsidRPr="2D8093E6">
              <w:rPr>
                <w:rFonts w:ascii="Calibri Light" w:eastAsia="Calibri Light" w:hAnsi="Calibri Light" w:cs="Calibri Light"/>
                <w:sz w:val="20"/>
                <w:lang w:val="es-PE"/>
              </w:rPr>
              <w:t>.</w:t>
            </w:r>
          </w:p>
        </w:tc>
        <w:tc>
          <w:tcPr>
            <w:tcW w:w="1367" w:type="dxa"/>
            <w:tcBorders>
              <w:top w:val="nil"/>
              <w:left w:val="nil"/>
              <w:bottom w:val="single" w:sz="4" w:space="0" w:color="auto"/>
              <w:right w:val="single" w:sz="4" w:space="0" w:color="auto"/>
            </w:tcBorders>
            <w:shd w:val="clear" w:color="auto" w:fill="auto"/>
            <w:vAlign w:val="center"/>
            <w:hideMark/>
          </w:tcPr>
          <w:p w14:paraId="00AF6282" w14:textId="3E93C133" w:rsidR="29BD37BF" w:rsidRDefault="362EFF7A" w:rsidP="6137D11C">
            <w:pPr>
              <w:jc w:val="center"/>
              <w:rPr>
                <w:rFonts w:ascii="Calibri Light" w:hAnsi="Calibri Light" w:cs="Calibri Light"/>
                <w:color w:val="000000" w:themeColor="text1"/>
                <w:sz w:val="20"/>
                <w:lang w:val="es-PE" w:eastAsia="es-PE"/>
              </w:rPr>
            </w:pPr>
            <w:r w:rsidRPr="6137D11C">
              <w:rPr>
                <w:rFonts w:ascii="Calibri Light" w:hAnsi="Calibri Light" w:cs="Calibri Light"/>
                <w:color w:val="000000" w:themeColor="text1"/>
                <w:sz w:val="20"/>
                <w:lang w:val="es-PE" w:eastAsia="es-PE"/>
              </w:rPr>
              <w:t>Funcional</w:t>
            </w:r>
          </w:p>
          <w:p w14:paraId="5277EFA3" w14:textId="665AE322" w:rsidR="29BD37BF" w:rsidRDefault="29BD37BF" w:rsidP="29BD37BF">
            <w:pPr>
              <w:jc w:val="center"/>
              <w:rPr>
                <w:rFonts w:ascii="Calibri Light" w:hAnsi="Calibri Light" w:cs="Calibri Light"/>
                <w:color w:val="000000" w:themeColor="text1"/>
                <w:sz w:val="20"/>
                <w:lang w:val="es-PE" w:eastAsia="es-PE"/>
              </w:rPr>
            </w:pPr>
          </w:p>
        </w:tc>
        <w:tc>
          <w:tcPr>
            <w:tcW w:w="1529" w:type="dxa"/>
            <w:tcBorders>
              <w:top w:val="nil"/>
              <w:left w:val="nil"/>
              <w:bottom w:val="single" w:sz="4" w:space="0" w:color="auto"/>
              <w:right w:val="single" w:sz="4" w:space="0" w:color="auto"/>
            </w:tcBorders>
            <w:shd w:val="clear" w:color="auto" w:fill="auto"/>
            <w:vAlign w:val="center"/>
            <w:hideMark/>
          </w:tcPr>
          <w:p w14:paraId="0B12D9FF" w14:textId="597D9B5D" w:rsidR="29BD37BF" w:rsidRDefault="362EFF7A" w:rsidP="29BD37BF">
            <w:pPr>
              <w:spacing w:line="259" w:lineRule="auto"/>
              <w:jc w:val="center"/>
            </w:pPr>
            <w:r w:rsidRPr="36BEF0AE">
              <w:rPr>
                <w:rFonts w:ascii="Calibri Light" w:hAnsi="Calibri Light" w:cs="Calibri Light"/>
                <w:color w:val="000000" w:themeColor="text1"/>
                <w:sz w:val="20"/>
                <w:lang w:val="es-PE" w:eastAsia="es-PE"/>
              </w:rPr>
              <w:t>Administrador</w:t>
            </w:r>
          </w:p>
          <w:p w14:paraId="391AF5A5" w14:textId="4A187CA6" w:rsidR="29BD37BF" w:rsidRDefault="29BD37BF" w:rsidP="29BD37BF">
            <w:pPr>
              <w:spacing w:line="259" w:lineRule="auto"/>
              <w:jc w:val="center"/>
              <w:rPr>
                <w:rFonts w:ascii="Calibri Light" w:hAnsi="Calibri Light" w:cs="Calibri Light"/>
                <w:color w:val="000000" w:themeColor="text1"/>
                <w:sz w:val="20"/>
                <w:lang w:val="es-PE" w:eastAsia="es-PE"/>
              </w:rPr>
            </w:pPr>
          </w:p>
        </w:tc>
      </w:tr>
      <w:tr w:rsidR="00AB092E" w:rsidRPr="00671970" w14:paraId="6A655C47"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222FFE6A" w14:textId="6E117A2F" w:rsidR="00671970" w:rsidRPr="00671970" w:rsidRDefault="497093C6" w:rsidP="00671970">
            <w:pPr>
              <w:jc w:val="center"/>
              <w:rPr>
                <w:rFonts w:ascii="Calibri Light" w:hAnsi="Calibri Light" w:cs="Calibri Light"/>
                <w:color w:val="000000"/>
                <w:sz w:val="20"/>
                <w:lang w:val="es-PE" w:eastAsia="es-PE"/>
              </w:rPr>
            </w:pPr>
            <w:r w:rsidRPr="6CD6BB8A">
              <w:rPr>
                <w:rFonts w:ascii="Calibri Light" w:hAnsi="Calibri Light" w:cs="Calibri Light"/>
                <w:color w:val="000000" w:themeColor="text1"/>
                <w:sz w:val="20"/>
                <w:lang w:val="es-PE" w:eastAsia="es-PE"/>
              </w:rPr>
              <w:t> </w:t>
            </w:r>
            <w:r w:rsidR="3B0B5A2E" w:rsidRPr="6CD6BB8A">
              <w:rPr>
                <w:rFonts w:ascii="Calibri Light" w:hAnsi="Calibri Light" w:cs="Calibri Light"/>
                <w:color w:val="000000" w:themeColor="text1"/>
                <w:sz w:val="20"/>
                <w:lang w:val="es-PE" w:eastAsia="es-PE"/>
              </w:rPr>
              <w:t>RS00</w:t>
            </w:r>
            <w:r w:rsidR="49BC24D0" w:rsidRPr="6CD6BB8A">
              <w:rPr>
                <w:rFonts w:ascii="Calibri Light" w:hAnsi="Calibri Light" w:cs="Calibri Light"/>
                <w:color w:val="000000" w:themeColor="text1"/>
                <w:sz w:val="20"/>
                <w:lang w:val="es-PE" w:eastAsia="es-PE"/>
              </w:rPr>
              <w:t>5</w:t>
            </w:r>
          </w:p>
        </w:tc>
        <w:tc>
          <w:tcPr>
            <w:tcW w:w="3859" w:type="dxa"/>
            <w:tcBorders>
              <w:top w:val="nil"/>
              <w:left w:val="nil"/>
              <w:bottom w:val="single" w:sz="4" w:space="0" w:color="auto"/>
              <w:right w:val="single" w:sz="4" w:space="0" w:color="auto"/>
            </w:tcBorders>
            <w:shd w:val="clear" w:color="auto" w:fill="auto"/>
            <w:vAlign w:val="center"/>
            <w:hideMark/>
          </w:tcPr>
          <w:p w14:paraId="263FE3A1" w14:textId="69269322" w:rsidR="00671970" w:rsidRPr="00671970" w:rsidRDefault="67E96EC6" w:rsidP="00671970">
            <w:pPr>
              <w:jc w:val="center"/>
              <w:rPr>
                <w:rFonts w:ascii="Calibri Light" w:hAnsi="Calibri Light" w:cs="Calibri Light"/>
                <w:color w:val="000000"/>
                <w:sz w:val="20"/>
                <w:lang w:val="es-PE" w:eastAsia="es-PE"/>
              </w:rPr>
            </w:pPr>
            <w:r w:rsidRPr="33970F90">
              <w:rPr>
                <w:rFonts w:ascii="Calibri Light" w:hAnsi="Calibri Light" w:cs="Calibri Light"/>
                <w:color w:val="000000" w:themeColor="text1"/>
                <w:sz w:val="20"/>
                <w:lang w:val="es-PE" w:eastAsia="es-PE"/>
              </w:rPr>
              <w:t xml:space="preserve">EL sistema debe permitir </w:t>
            </w:r>
            <w:r w:rsidR="33616E58" w:rsidRPr="1612B294">
              <w:rPr>
                <w:rFonts w:ascii="Calibri Light" w:hAnsi="Calibri Light" w:cs="Calibri Light"/>
                <w:color w:val="000000" w:themeColor="text1"/>
                <w:sz w:val="20"/>
                <w:lang w:val="es-PE" w:eastAsia="es-PE"/>
              </w:rPr>
              <w:t>asignar tareas</w:t>
            </w:r>
            <w:r w:rsidR="2FD8FD62" w:rsidRPr="0FD85EB9">
              <w:rPr>
                <w:rFonts w:ascii="Calibri Light" w:hAnsi="Calibri Light" w:cs="Calibri Light"/>
                <w:color w:val="000000" w:themeColor="text1"/>
                <w:sz w:val="20"/>
                <w:lang w:val="es-PE" w:eastAsia="es-PE"/>
              </w:rPr>
              <w:t>.</w:t>
            </w:r>
          </w:p>
        </w:tc>
        <w:tc>
          <w:tcPr>
            <w:tcW w:w="1367" w:type="dxa"/>
            <w:tcBorders>
              <w:top w:val="nil"/>
              <w:left w:val="nil"/>
              <w:bottom w:val="single" w:sz="4" w:space="0" w:color="auto"/>
              <w:right w:val="single" w:sz="4" w:space="0" w:color="auto"/>
            </w:tcBorders>
            <w:shd w:val="clear" w:color="auto" w:fill="auto"/>
            <w:vAlign w:val="center"/>
            <w:hideMark/>
          </w:tcPr>
          <w:p w14:paraId="7C0C5706" w14:textId="4BA1BB4C" w:rsidR="00671970" w:rsidRPr="00671970" w:rsidRDefault="2BFFCCA9"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xml:space="preserve">Funcional </w:t>
            </w:r>
            <w:r w:rsidR="497093C6" w:rsidRPr="1612B294">
              <w:rPr>
                <w:rFonts w:ascii="Calibri Light" w:hAnsi="Calibri Light" w:cs="Calibri Light"/>
                <w:color w:val="000000" w:themeColor="text1"/>
                <w:sz w:val="20"/>
                <w:lang w:val="es-PE" w:eastAsia="es-PE"/>
              </w:rPr>
              <w:t> </w:t>
            </w:r>
          </w:p>
        </w:tc>
        <w:tc>
          <w:tcPr>
            <w:tcW w:w="1529" w:type="dxa"/>
            <w:tcBorders>
              <w:top w:val="nil"/>
              <w:left w:val="nil"/>
              <w:bottom w:val="single" w:sz="4" w:space="0" w:color="auto"/>
              <w:right w:val="single" w:sz="4" w:space="0" w:color="auto"/>
            </w:tcBorders>
            <w:shd w:val="clear" w:color="auto" w:fill="auto"/>
            <w:vAlign w:val="center"/>
            <w:hideMark/>
          </w:tcPr>
          <w:p w14:paraId="3D2A3C7F" w14:textId="13E21779" w:rsidR="00395B8D" w:rsidRDefault="100B23D7" w:rsidP="1F27D2B9">
            <w:pPr>
              <w:spacing w:line="259" w:lineRule="auto"/>
              <w:jc w:val="center"/>
              <w:rPr>
                <w:rFonts w:ascii="Calibri Light" w:hAnsi="Calibri Light" w:cs="Calibri Light"/>
                <w:color w:val="000000" w:themeColor="text1"/>
                <w:sz w:val="20"/>
                <w:lang w:val="es-PE" w:eastAsia="es-PE"/>
              </w:rPr>
            </w:pPr>
            <w:r w:rsidRPr="3CC87E8E">
              <w:rPr>
                <w:rFonts w:ascii="Calibri Light" w:hAnsi="Calibri Light" w:cs="Calibri Light"/>
                <w:color w:val="000000" w:themeColor="text1"/>
                <w:sz w:val="20"/>
                <w:lang w:val="es-PE" w:eastAsia="es-PE"/>
              </w:rPr>
              <w:t>Ingeniero</w:t>
            </w:r>
          </w:p>
          <w:p w14:paraId="00738296" w14:textId="468E25D7" w:rsidR="00671970" w:rsidRPr="00671970" w:rsidRDefault="00671970"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p>
        </w:tc>
      </w:tr>
      <w:tr w:rsidR="00AB092E" w:rsidRPr="00671970" w14:paraId="52755F29"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4D91FAF1" w14:textId="3BAE8742" w:rsidR="00671970" w:rsidRPr="00671970" w:rsidRDefault="630BEC55" w:rsidP="00671970">
            <w:pPr>
              <w:jc w:val="center"/>
              <w:rPr>
                <w:rFonts w:ascii="Calibri Light" w:hAnsi="Calibri Light" w:cs="Calibri Light"/>
                <w:color w:val="000000"/>
                <w:sz w:val="20"/>
                <w:lang w:val="es-PE" w:eastAsia="es-PE"/>
              </w:rPr>
            </w:pPr>
            <w:r w:rsidRPr="6CD6BB8A">
              <w:rPr>
                <w:rFonts w:ascii="Calibri Light" w:hAnsi="Calibri Light" w:cs="Calibri Light"/>
                <w:color w:val="000000" w:themeColor="text1"/>
                <w:sz w:val="20"/>
                <w:lang w:val="es-PE" w:eastAsia="es-PE"/>
              </w:rPr>
              <w:t>RS00</w:t>
            </w:r>
            <w:r w:rsidR="63D6AAB1" w:rsidRPr="6CD6BB8A">
              <w:rPr>
                <w:rFonts w:ascii="Calibri Light" w:hAnsi="Calibri Light" w:cs="Calibri Light"/>
                <w:color w:val="000000" w:themeColor="text1"/>
                <w:sz w:val="20"/>
                <w:lang w:val="es-PE" w:eastAsia="es-PE"/>
              </w:rPr>
              <w:t>6</w:t>
            </w:r>
            <w:r w:rsidR="497093C6" w:rsidRPr="6CD6BB8A">
              <w:rPr>
                <w:rFonts w:ascii="Calibri Light" w:hAnsi="Calibri Light" w:cs="Calibri Light"/>
                <w:color w:val="000000" w:themeColor="text1"/>
                <w:sz w:val="20"/>
                <w:lang w:val="es-PE" w:eastAsia="es-PE"/>
              </w:rPr>
              <w:t> </w:t>
            </w:r>
          </w:p>
        </w:tc>
        <w:tc>
          <w:tcPr>
            <w:tcW w:w="3859" w:type="dxa"/>
            <w:tcBorders>
              <w:top w:val="nil"/>
              <w:left w:val="nil"/>
              <w:bottom w:val="single" w:sz="4" w:space="0" w:color="auto"/>
              <w:right w:val="single" w:sz="4" w:space="0" w:color="auto"/>
            </w:tcBorders>
            <w:shd w:val="clear" w:color="auto" w:fill="auto"/>
            <w:vAlign w:val="center"/>
            <w:hideMark/>
          </w:tcPr>
          <w:p w14:paraId="7454CB1C" w14:textId="0A782184"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3151F7B4" w:rsidRPr="1FC871B6">
              <w:rPr>
                <w:rFonts w:ascii="Calibri Light" w:hAnsi="Calibri Light" w:cs="Calibri Light"/>
                <w:color w:val="000000" w:themeColor="text1"/>
                <w:sz w:val="20"/>
                <w:lang w:val="es-PE" w:eastAsia="es-PE"/>
              </w:rPr>
              <w:t xml:space="preserve">El sistema </w:t>
            </w:r>
            <w:r w:rsidR="7942D4BC" w:rsidRPr="603993D9">
              <w:rPr>
                <w:rFonts w:ascii="Calibri Light" w:hAnsi="Calibri Light" w:cs="Calibri Light"/>
                <w:color w:val="000000" w:themeColor="text1"/>
                <w:sz w:val="20"/>
                <w:lang w:val="es-PE" w:eastAsia="es-PE"/>
              </w:rPr>
              <w:t>de</w:t>
            </w:r>
            <w:r w:rsidR="6C7ACE39" w:rsidRPr="603993D9">
              <w:rPr>
                <w:rFonts w:ascii="Calibri Light" w:hAnsi="Calibri Light" w:cs="Calibri Light"/>
                <w:color w:val="000000" w:themeColor="text1"/>
                <w:sz w:val="20"/>
                <w:lang w:val="es-PE" w:eastAsia="es-PE"/>
              </w:rPr>
              <w:t>be validar</w:t>
            </w:r>
            <w:r w:rsidR="7942D4BC" w:rsidRPr="1612B294">
              <w:rPr>
                <w:rFonts w:ascii="Calibri Light" w:hAnsi="Calibri Light" w:cs="Calibri Light"/>
                <w:color w:val="000000" w:themeColor="text1"/>
                <w:sz w:val="20"/>
                <w:lang w:val="es-PE" w:eastAsia="es-PE"/>
              </w:rPr>
              <w:t xml:space="preserve"> </w:t>
            </w:r>
            <w:r w:rsidR="6C7ACE39" w:rsidRPr="69B81AF0">
              <w:rPr>
                <w:rFonts w:ascii="Calibri Light" w:hAnsi="Calibri Light" w:cs="Calibri Light"/>
                <w:color w:val="000000" w:themeColor="text1"/>
                <w:sz w:val="20"/>
                <w:lang w:val="es-PE" w:eastAsia="es-PE"/>
              </w:rPr>
              <w:t>las</w:t>
            </w:r>
            <w:r w:rsidR="7942D4BC" w:rsidRPr="10AB1E1E">
              <w:rPr>
                <w:rFonts w:ascii="Calibri Light" w:hAnsi="Calibri Light" w:cs="Calibri Light"/>
                <w:color w:val="000000" w:themeColor="text1"/>
                <w:sz w:val="20"/>
                <w:lang w:val="es-PE" w:eastAsia="es-PE"/>
              </w:rPr>
              <w:t xml:space="preserve"> </w:t>
            </w:r>
            <w:r w:rsidR="7942D4BC" w:rsidRPr="1612B294">
              <w:rPr>
                <w:rFonts w:ascii="Calibri Light" w:hAnsi="Calibri Light" w:cs="Calibri Light"/>
                <w:color w:val="000000" w:themeColor="text1"/>
                <w:sz w:val="20"/>
                <w:lang w:val="es-PE" w:eastAsia="es-PE"/>
              </w:rPr>
              <w:t>maquinarias disponibles</w:t>
            </w:r>
            <w:r w:rsidR="26AB2C39" w:rsidRPr="26A3065B">
              <w:rPr>
                <w:rFonts w:ascii="Calibri Light" w:hAnsi="Calibri Light" w:cs="Calibri Light"/>
                <w:color w:val="000000" w:themeColor="text1"/>
                <w:sz w:val="20"/>
                <w:lang w:val="es-PE" w:eastAsia="es-PE"/>
              </w:rPr>
              <w:t>.</w:t>
            </w:r>
            <w:r w:rsidR="7942D4BC" w:rsidRPr="1612B294">
              <w:rPr>
                <w:rFonts w:ascii="Calibri Light" w:hAnsi="Calibri Light" w:cs="Calibri Light"/>
                <w:color w:val="000000" w:themeColor="text1"/>
                <w:sz w:val="20"/>
                <w:lang w:val="es-PE" w:eastAsia="es-PE"/>
              </w:rPr>
              <w:t xml:space="preserve"> </w:t>
            </w:r>
          </w:p>
        </w:tc>
        <w:tc>
          <w:tcPr>
            <w:tcW w:w="1367" w:type="dxa"/>
            <w:tcBorders>
              <w:top w:val="nil"/>
              <w:left w:val="nil"/>
              <w:bottom w:val="single" w:sz="4" w:space="0" w:color="auto"/>
              <w:right w:val="single" w:sz="4" w:space="0" w:color="auto"/>
            </w:tcBorders>
            <w:shd w:val="clear" w:color="auto" w:fill="auto"/>
            <w:vAlign w:val="center"/>
            <w:hideMark/>
          </w:tcPr>
          <w:p w14:paraId="7400F006" w14:textId="28502FE1"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3FA06344" w:rsidRPr="1612B294">
              <w:rPr>
                <w:rFonts w:ascii="Calibri Light" w:hAnsi="Calibri Light" w:cs="Calibri Light"/>
                <w:color w:val="000000" w:themeColor="text1"/>
                <w:sz w:val="20"/>
                <w:lang w:val="es-PE" w:eastAsia="es-PE"/>
              </w:rPr>
              <w:t xml:space="preserve"> Funcional</w:t>
            </w:r>
          </w:p>
        </w:tc>
        <w:tc>
          <w:tcPr>
            <w:tcW w:w="1529" w:type="dxa"/>
            <w:tcBorders>
              <w:top w:val="nil"/>
              <w:left w:val="nil"/>
              <w:bottom w:val="single" w:sz="4" w:space="0" w:color="auto"/>
              <w:right w:val="single" w:sz="4" w:space="0" w:color="auto"/>
            </w:tcBorders>
            <w:shd w:val="clear" w:color="auto" w:fill="auto"/>
            <w:vAlign w:val="center"/>
            <w:hideMark/>
          </w:tcPr>
          <w:p w14:paraId="630503F3" w14:textId="74CBD4F5" w:rsidR="00671970" w:rsidRPr="00671970" w:rsidRDefault="15AF865B"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Ingeniero</w:t>
            </w:r>
            <w:r w:rsidR="497093C6" w:rsidRPr="1612B294">
              <w:rPr>
                <w:rFonts w:ascii="Calibri Light" w:hAnsi="Calibri Light" w:cs="Calibri Light"/>
                <w:color w:val="000000" w:themeColor="text1"/>
                <w:sz w:val="20"/>
                <w:lang w:val="es-PE" w:eastAsia="es-PE"/>
              </w:rPr>
              <w:t> </w:t>
            </w:r>
          </w:p>
        </w:tc>
      </w:tr>
      <w:tr w:rsidR="004D093A" w14:paraId="14AEB0ED" w14:textId="77777777" w:rsidTr="15EE41DD">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4708A568" w14:textId="7A205F51" w:rsidR="6BE42903" w:rsidRDefault="6BE42903" w:rsidP="15EE41DD">
            <w:pPr>
              <w:jc w:val="center"/>
              <w:rPr>
                <w:rFonts w:ascii="Calibri Light" w:hAnsi="Calibri Light" w:cs="Calibri Light"/>
                <w:color w:val="000000" w:themeColor="text1"/>
                <w:sz w:val="20"/>
                <w:lang w:val="es-PE" w:eastAsia="es-PE"/>
              </w:rPr>
            </w:pPr>
            <w:r w:rsidRPr="3464D912">
              <w:rPr>
                <w:rFonts w:ascii="Calibri Light" w:hAnsi="Calibri Light" w:cs="Calibri Light"/>
                <w:color w:val="000000" w:themeColor="text1"/>
                <w:sz w:val="20"/>
                <w:lang w:val="es-PE" w:eastAsia="es-PE"/>
              </w:rPr>
              <w:t>RS007</w:t>
            </w:r>
          </w:p>
        </w:tc>
        <w:tc>
          <w:tcPr>
            <w:tcW w:w="3859" w:type="dxa"/>
            <w:tcBorders>
              <w:top w:val="nil"/>
              <w:left w:val="nil"/>
              <w:bottom w:val="single" w:sz="4" w:space="0" w:color="auto"/>
              <w:right w:val="single" w:sz="4" w:space="0" w:color="auto"/>
            </w:tcBorders>
            <w:shd w:val="clear" w:color="auto" w:fill="auto"/>
            <w:vAlign w:val="center"/>
            <w:hideMark/>
          </w:tcPr>
          <w:p w14:paraId="3D81B149" w14:textId="1DE7B02C" w:rsidR="15EE41DD" w:rsidRDefault="6CB944A3" w:rsidP="15EE41DD">
            <w:pPr>
              <w:jc w:val="center"/>
            </w:pPr>
            <w:r w:rsidRPr="1215BC7C">
              <w:rPr>
                <w:rFonts w:ascii="Calibri Light" w:eastAsia="Calibri Light" w:hAnsi="Calibri Light" w:cs="Calibri Light"/>
                <w:sz w:val="20"/>
                <w:lang w:val="es-PE"/>
              </w:rPr>
              <w:t xml:space="preserve">El sistema debe tener un diseño visual acorde al rubro </w:t>
            </w:r>
            <w:r w:rsidRPr="4467BAC3">
              <w:rPr>
                <w:rFonts w:ascii="Calibri Light" w:eastAsia="Calibri Light" w:hAnsi="Calibri Light" w:cs="Calibri Light"/>
                <w:sz w:val="20"/>
                <w:lang w:val="es-PE"/>
              </w:rPr>
              <w:t>del</w:t>
            </w:r>
            <w:r w:rsidRPr="7AE71A8B">
              <w:rPr>
                <w:rFonts w:ascii="Calibri Light" w:eastAsia="Calibri Light" w:hAnsi="Calibri Light" w:cs="Calibri Light"/>
                <w:sz w:val="20"/>
                <w:lang w:val="es-PE"/>
              </w:rPr>
              <w:t xml:space="preserve"> negocio</w:t>
            </w:r>
            <w:r w:rsidRPr="054D3810">
              <w:rPr>
                <w:rFonts w:ascii="Calibri Light" w:eastAsia="Calibri Light" w:hAnsi="Calibri Light" w:cs="Calibri Light"/>
                <w:sz w:val="20"/>
                <w:lang w:val="es-PE"/>
              </w:rPr>
              <w:t>.</w:t>
            </w:r>
          </w:p>
        </w:tc>
        <w:tc>
          <w:tcPr>
            <w:tcW w:w="1367" w:type="dxa"/>
            <w:tcBorders>
              <w:top w:val="nil"/>
              <w:left w:val="nil"/>
              <w:bottom w:val="single" w:sz="4" w:space="0" w:color="auto"/>
              <w:right w:val="single" w:sz="4" w:space="0" w:color="auto"/>
            </w:tcBorders>
            <w:shd w:val="clear" w:color="auto" w:fill="auto"/>
            <w:vAlign w:val="center"/>
            <w:hideMark/>
          </w:tcPr>
          <w:p w14:paraId="3D5E9A94" w14:textId="600C8ED4" w:rsidR="15EE41DD" w:rsidRDefault="6CB944A3" w:rsidP="15EE41DD">
            <w:pPr>
              <w:jc w:val="center"/>
              <w:rPr>
                <w:rFonts w:ascii="Calibri Light" w:hAnsi="Calibri Light" w:cs="Calibri Light"/>
                <w:color w:val="000000" w:themeColor="text1"/>
                <w:sz w:val="20"/>
                <w:lang w:val="es-PE" w:eastAsia="es-PE"/>
              </w:rPr>
            </w:pPr>
            <w:r w:rsidRPr="0D0F23E1">
              <w:rPr>
                <w:rFonts w:ascii="Calibri Light" w:hAnsi="Calibri Light" w:cs="Calibri Light"/>
                <w:color w:val="000000" w:themeColor="text1"/>
                <w:sz w:val="20"/>
                <w:lang w:val="es-PE" w:eastAsia="es-PE"/>
              </w:rPr>
              <w:t xml:space="preserve">No funcional </w:t>
            </w:r>
          </w:p>
        </w:tc>
        <w:tc>
          <w:tcPr>
            <w:tcW w:w="1529" w:type="dxa"/>
            <w:tcBorders>
              <w:top w:val="nil"/>
              <w:left w:val="nil"/>
              <w:bottom w:val="single" w:sz="4" w:space="0" w:color="auto"/>
              <w:right w:val="single" w:sz="4" w:space="0" w:color="auto"/>
            </w:tcBorders>
            <w:shd w:val="clear" w:color="auto" w:fill="auto"/>
            <w:vAlign w:val="center"/>
            <w:hideMark/>
          </w:tcPr>
          <w:p w14:paraId="5DD693B7" w14:textId="3C314B73" w:rsidR="15EE41DD" w:rsidRDefault="6CB944A3" w:rsidP="15EE41DD">
            <w:pPr>
              <w:jc w:val="center"/>
              <w:rPr>
                <w:rFonts w:ascii="Calibri Light" w:hAnsi="Calibri Light" w:cs="Calibri Light"/>
                <w:color w:val="000000" w:themeColor="text1"/>
                <w:sz w:val="20"/>
                <w:lang w:val="es-PE" w:eastAsia="es-PE"/>
              </w:rPr>
            </w:pPr>
            <w:r w:rsidRPr="16FB63FF">
              <w:rPr>
                <w:rFonts w:ascii="Calibri Light" w:hAnsi="Calibri Light" w:cs="Calibri Light"/>
                <w:color w:val="000000" w:themeColor="text1"/>
                <w:sz w:val="20"/>
                <w:lang w:val="es-PE" w:eastAsia="es-PE"/>
              </w:rPr>
              <w:t>Equipo de desarrollo</w:t>
            </w:r>
          </w:p>
        </w:tc>
      </w:tr>
      <w:tr w:rsidR="00AB092E" w14:paraId="4AD8C571"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29B247A4" w14:textId="5360B837" w:rsidR="4430839F" w:rsidRDefault="4430839F" w:rsidP="33970F90">
            <w:pPr>
              <w:jc w:val="center"/>
              <w:rPr>
                <w:rFonts w:ascii="Calibri Light" w:hAnsi="Calibri Light" w:cs="Calibri Light"/>
                <w:color w:val="000000" w:themeColor="text1"/>
                <w:sz w:val="20"/>
                <w:lang w:val="es-PE" w:eastAsia="es-PE"/>
              </w:rPr>
            </w:pPr>
            <w:r w:rsidRPr="4C3BC1F7">
              <w:rPr>
                <w:rFonts w:ascii="Calibri Light" w:hAnsi="Calibri Light" w:cs="Calibri Light"/>
                <w:color w:val="000000" w:themeColor="text1"/>
                <w:sz w:val="20"/>
                <w:lang w:val="es-PE" w:eastAsia="es-PE"/>
              </w:rPr>
              <w:t>RS00</w:t>
            </w:r>
            <w:r w:rsidR="057F357C" w:rsidRPr="4C3BC1F7">
              <w:rPr>
                <w:rFonts w:ascii="Calibri Light" w:hAnsi="Calibri Light" w:cs="Calibri Light"/>
                <w:color w:val="000000" w:themeColor="text1"/>
                <w:sz w:val="20"/>
                <w:lang w:val="es-PE" w:eastAsia="es-PE"/>
              </w:rPr>
              <w:t>7</w:t>
            </w:r>
          </w:p>
        </w:tc>
        <w:tc>
          <w:tcPr>
            <w:tcW w:w="3859" w:type="dxa"/>
            <w:tcBorders>
              <w:top w:val="nil"/>
              <w:left w:val="nil"/>
              <w:bottom w:val="single" w:sz="4" w:space="0" w:color="auto"/>
              <w:right w:val="single" w:sz="4" w:space="0" w:color="auto"/>
            </w:tcBorders>
            <w:shd w:val="clear" w:color="auto" w:fill="auto"/>
            <w:vAlign w:val="center"/>
            <w:hideMark/>
          </w:tcPr>
          <w:p w14:paraId="2767C772" w14:textId="75C21B54" w:rsidR="6C8AC93A" w:rsidRDefault="6C8AC93A" w:rsidP="33970F90">
            <w:pPr>
              <w:jc w:val="center"/>
              <w:rPr>
                <w:rFonts w:ascii="Calibri Light" w:hAnsi="Calibri Light" w:cs="Calibri Light"/>
                <w:color w:val="000000" w:themeColor="text1"/>
                <w:sz w:val="20"/>
                <w:lang w:val="es-PE" w:eastAsia="es-PE"/>
              </w:rPr>
            </w:pPr>
            <w:r w:rsidRPr="33970F90">
              <w:rPr>
                <w:rFonts w:ascii="Calibri Light" w:hAnsi="Calibri Light" w:cs="Calibri Light"/>
                <w:color w:val="000000" w:themeColor="text1"/>
                <w:sz w:val="20"/>
                <w:lang w:val="es-PE" w:eastAsia="es-PE"/>
              </w:rPr>
              <w:t>El sistema debe permitir consultar tareas</w:t>
            </w:r>
            <w:r w:rsidR="43EA914A" w:rsidRPr="2C470E10">
              <w:rPr>
                <w:rFonts w:ascii="Calibri Light" w:hAnsi="Calibri Light" w:cs="Calibri Light"/>
                <w:color w:val="000000" w:themeColor="text1"/>
                <w:sz w:val="20"/>
                <w:lang w:val="es-PE" w:eastAsia="es-PE"/>
              </w:rPr>
              <w:t>.</w:t>
            </w:r>
          </w:p>
        </w:tc>
        <w:tc>
          <w:tcPr>
            <w:tcW w:w="1367" w:type="dxa"/>
            <w:tcBorders>
              <w:top w:val="nil"/>
              <w:left w:val="nil"/>
              <w:bottom w:val="single" w:sz="4" w:space="0" w:color="auto"/>
              <w:right w:val="single" w:sz="4" w:space="0" w:color="auto"/>
            </w:tcBorders>
            <w:shd w:val="clear" w:color="auto" w:fill="auto"/>
            <w:vAlign w:val="center"/>
            <w:hideMark/>
          </w:tcPr>
          <w:p w14:paraId="4D820EAF" w14:textId="06A6106F" w:rsidR="6C8AC93A" w:rsidRDefault="6C8AC93A" w:rsidP="33970F90">
            <w:pPr>
              <w:jc w:val="center"/>
              <w:rPr>
                <w:rFonts w:ascii="Calibri Light" w:hAnsi="Calibri Light" w:cs="Calibri Light"/>
                <w:color w:val="000000" w:themeColor="text1"/>
                <w:sz w:val="20"/>
                <w:lang w:val="es-PE" w:eastAsia="es-PE"/>
              </w:rPr>
            </w:pPr>
            <w:r w:rsidRPr="33970F90">
              <w:rPr>
                <w:rFonts w:ascii="Calibri Light" w:hAnsi="Calibri Light" w:cs="Calibri Light"/>
                <w:color w:val="000000" w:themeColor="text1"/>
                <w:sz w:val="20"/>
                <w:lang w:val="es-PE" w:eastAsia="es-PE"/>
              </w:rPr>
              <w:t>Funcional</w:t>
            </w:r>
          </w:p>
        </w:tc>
        <w:tc>
          <w:tcPr>
            <w:tcW w:w="1529" w:type="dxa"/>
            <w:tcBorders>
              <w:top w:val="nil"/>
              <w:left w:val="nil"/>
              <w:bottom w:val="single" w:sz="4" w:space="0" w:color="auto"/>
              <w:right w:val="single" w:sz="4" w:space="0" w:color="auto"/>
            </w:tcBorders>
            <w:shd w:val="clear" w:color="auto" w:fill="auto"/>
            <w:vAlign w:val="center"/>
            <w:hideMark/>
          </w:tcPr>
          <w:p w14:paraId="0E52BB00" w14:textId="1D0C93BA" w:rsidR="6C8AC93A" w:rsidRDefault="6C8AC93A" w:rsidP="33970F90">
            <w:pPr>
              <w:spacing w:line="259" w:lineRule="auto"/>
              <w:jc w:val="center"/>
            </w:pPr>
            <w:r w:rsidRPr="33970F90">
              <w:rPr>
                <w:rFonts w:ascii="Calibri Light" w:hAnsi="Calibri Light" w:cs="Calibri Light"/>
                <w:color w:val="000000" w:themeColor="text1"/>
                <w:sz w:val="20"/>
                <w:lang w:val="es-PE" w:eastAsia="es-PE"/>
              </w:rPr>
              <w:t>Operador</w:t>
            </w:r>
          </w:p>
          <w:p w14:paraId="48CDBDC7" w14:textId="09F20E04" w:rsidR="33970F90" w:rsidRDefault="33970F90" w:rsidP="33970F90">
            <w:pPr>
              <w:jc w:val="center"/>
              <w:rPr>
                <w:rFonts w:ascii="Calibri Light" w:hAnsi="Calibri Light" w:cs="Calibri Light"/>
                <w:color w:val="000000" w:themeColor="text1"/>
                <w:sz w:val="20"/>
                <w:lang w:val="es-PE" w:eastAsia="es-PE"/>
              </w:rPr>
            </w:pPr>
          </w:p>
        </w:tc>
      </w:tr>
      <w:tr w:rsidR="00AB092E" w:rsidRPr="00671970" w14:paraId="2327DE9E" w14:textId="77777777" w:rsidTr="2AEBE0F5">
        <w:trPr>
          <w:trHeight w:val="28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7BD09895" w14:textId="71B77D84" w:rsidR="00671970" w:rsidRPr="00671970" w:rsidRDefault="497093C6" w:rsidP="00671970">
            <w:pPr>
              <w:jc w:val="center"/>
              <w:rPr>
                <w:rFonts w:ascii="Calibri Light" w:hAnsi="Calibri Light" w:cs="Calibri Light"/>
                <w:color w:val="000000"/>
                <w:sz w:val="20"/>
                <w:lang w:val="es-PE" w:eastAsia="es-PE"/>
              </w:rPr>
            </w:pPr>
            <w:r w:rsidRPr="4C3BC1F7">
              <w:rPr>
                <w:rFonts w:ascii="Calibri Light" w:hAnsi="Calibri Light" w:cs="Calibri Light"/>
                <w:color w:val="000000" w:themeColor="text1"/>
                <w:sz w:val="20"/>
                <w:lang w:val="es-PE" w:eastAsia="es-PE"/>
              </w:rPr>
              <w:t> </w:t>
            </w:r>
            <w:r w:rsidR="0351BB75" w:rsidRPr="4C3BC1F7">
              <w:rPr>
                <w:rFonts w:ascii="Calibri Light" w:hAnsi="Calibri Light" w:cs="Calibri Light"/>
                <w:color w:val="000000" w:themeColor="text1"/>
                <w:sz w:val="20"/>
                <w:lang w:val="es-PE" w:eastAsia="es-PE"/>
              </w:rPr>
              <w:t>RS00</w:t>
            </w:r>
            <w:r w:rsidR="1C068386" w:rsidRPr="4C3BC1F7">
              <w:rPr>
                <w:rFonts w:ascii="Calibri Light" w:hAnsi="Calibri Light" w:cs="Calibri Light"/>
                <w:color w:val="000000" w:themeColor="text1"/>
                <w:sz w:val="20"/>
                <w:lang w:val="es-PE" w:eastAsia="es-PE"/>
              </w:rPr>
              <w:t>8</w:t>
            </w:r>
          </w:p>
        </w:tc>
        <w:tc>
          <w:tcPr>
            <w:tcW w:w="3859" w:type="dxa"/>
            <w:tcBorders>
              <w:top w:val="nil"/>
              <w:left w:val="nil"/>
              <w:bottom w:val="single" w:sz="4" w:space="0" w:color="auto"/>
              <w:right w:val="single" w:sz="4" w:space="0" w:color="auto"/>
            </w:tcBorders>
            <w:shd w:val="clear" w:color="auto" w:fill="auto"/>
            <w:vAlign w:val="center"/>
            <w:hideMark/>
          </w:tcPr>
          <w:p w14:paraId="0C7A9387" w14:textId="3BFBC484" w:rsidR="00671970" w:rsidRPr="00671970" w:rsidRDefault="2368A22A" w:rsidP="00671970">
            <w:pPr>
              <w:jc w:val="center"/>
              <w:rPr>
                <w:rFonts w:ascii="Calibri Light" w:hAnsi="Calibri Light" w:cs="Calibri Light"/>
                <w:color w:val="000000"/>
                <w:sz w:val="20"/>
                <w:lang w:val="es-PE" w:eastAsia="es-PE"/>
              </w:rPr>
            </w:pPr>
            <w:r w:rsidRPr="1C4C0552">
              <w:rPr>
                <w:rFonts w:ascii="Calibri Light" w:hAnsi="Calibri Light" w:cs="Calibri Light"/>
                <w:color w:val="000000" w:themeColor="text1"/>
                <w:sz w:val="20"/>
                <w:lang w:val="es-PE" w:eastAsia="es-PE"/>
              </w:rPr>
              <w:t xml:space="preserve">Planificación </w:t>
            </w:r>
            <w:r w:rsidR="6BC99BBF" w:rsidRPr="1C4C0552">
              <w:rPr>
                <w:rFonts w:ascii="Calibri Light" w:hAnsi="Calibri Light" w:cs="Calibri Light"/>
                <w:color w:val="000000" w:themeColor="text1"/>
                <w:sz w:val="20"/>
                <w:lang w:val="es-PE" w:eastAsia="es-PE"/>
              </w:rPr>
              <w:t>de</w:t>
            </w:r>
            <w:r w:rsidR="6BC99BBF" w:rsidRPr="1612B294">
              <w:rPr>
                <w:rFonts w:ascii="Calibri Light" w:hAnsi="Calibri Light" w:cs="Calibri Light"/>
                <w:color w:val="000000" w:themeColor="text1"/>
                <w:sz w:val="20"/>
                <w:lang w:val="es-PE" w:eastAsia="es-PE"/>
              </w:rPr>
              <w:t xml:space="preserve"> parte di</w:t>
            </w:r>
            <w:r w:rsidR="31DB74D7" w:rsidRPr="1612B294">
              <w:rPr>
                <w:rFonts w:ascii="Calibri Light" w:hAnsi="Calibri Light" w:cs="Calibri Light"/>
                <w:color w:val="000000" w:themeColor="text1"/>
                <w:sz w:val="20"/>
                <w:lang w:val="es-PE" w:eastAsia="es-PE"/>
              </w:rPr>
              <w:t>ario</w:t>
            </w:r>
            <w:r w:rsidR="7800C504" w:rsidRPr="1612B294">
              <w:rPr>
                <w:rFonts w:ascii="Calibri Light" w:hAnsi="Calibri Light" w:cs="Calibri Light"/>
                <w:color w:val="000000" w:themeColor="text1"/>
                <w:sz w:val="20"/>
                <w:lang w:val="es-PE" w:eastAsia="es-PE"/>
              </w:rPr>
              <w:t>: cliente, fecha, lugar de trabajo, p</w:t>
            </w:r>
            <w:r w:rsidR="43DE5BCB" w:rsidRPr="1612B294">
              <w:rPr>
                <w:rFonts w:ascii="Calibri Light" w:hAnsi="Calibri Light" w:cs="Calibri Light"/>
                <w:color w:val="000000" w:themeColor="text1"/>
                <w:sz w:val="20"/>
                <w:lang w:val="es-PE" w:eastAsia="es-PE"/>
              </w:rPr>
              <w:t>la</w:t>
            </w:r>
            <w:r w:rsidR="7800C504" w:rsidRPr="1612B294">
              <w:rPr>
                <w:rFonts w:ascii="Calibri Light" w:hAnsi="Calibri Light" w:cs="Calibri Light"/>
                <w:color w:val="000000" w:themeColor="text1"/>
                <w:sz w:val="20"/>
                <w:lang w:val="es-PE" w:eastAsia="es-PE"/>
              </w:rPr>
              <w:t xml:space="preserve">ca </w:t>
            </w:r>
            <w:r w:rsidR="491741FA" w:rsidRPr="1612B294">
              <w:rPr>
                <w:rFonts w:ascii="Calibri Light" w:hAnsi="Calibri Light" w:cs="Calibri Light"/>
                <w:color w:val="000000" w:themeColor="text1"/>
                <w:sz w:val="20"/>
                <w:lang w:val="es-PE" w:eastAsia="es-PE"/>
              </w:rPr>
              <w:t>máquina</w:t>
            </w:r>
            <w:r w:rsidR="7800C504" w:rsidRPr="1612B294">
              <w:rPr>
                <w:rFonts w:ascii="Calibri Light" w:hAnsi="Calibri Light" w:cs="Calibri Light"/>
                <w:color w:val="000000" w:themeColor="text1"/>
                <w:sz w:val="20"/>
                <w:lang w:val="es-PE" w:eastAsia="es-PE"/>
              </w:rPr>
              <w:t>.</w:t>
            </w:r>
          </w:p>
        </w:tc>
        <w:tc>
          <w:tcPr>
            <w:tcW w:w="1367" w:type="dxa"/>
            <w:tcBorders>
              <w:top w:val="nil"/>
              <w:left w:val="nil"/>
              <w:bottom w:val="single" w:sz="4" w:space="0" w:color="auto"/>
              <w:right w:val="single" w:sz="4" w:space="0" w:color="auto"/>
            </w:tcBorders>
            <w:shd w:val="clear" w:color="auto" w:fill="auto"/>
            <w:vAlign w:val="center"/>
            <w:hideMark/>
          </w:tcPr>
          <w:p w14:paraId="557A5E36" w14:textId="38F07B4C" w:rsidR="00671970" w:rsidRPr="00671970" w:rsidRDefault="33DE7ED0"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xml:space="preserve">Funcional </w:t>
            </w:r>
            <w:r w:rsidR="497093C6" w:rsidRPr="1612B294">
              <w:rPr>
                <w:rFonts w:ascii="Calibri Light" w:hAnsi="Calibri Light" w:cs="Calibri Light"/>
                <w:color w:val="000000" w:themeColor="text1"/>
                <w:sz w:val="20"/>
                <w:lang w:val="es-PE" w:eastAsia="es-PE"/>
              </w:rPr>
              <w:t> </w:t>
            </w:r>
          </w:p>
        </w:tc>
        <w:tc>
          <w:tcPr>
            <w:tcW w:w="1529" w:type="dxa"/>
            <w:tcBorders>
              <w:top w:val="nil"/>
              <w:left w:val="nil"/>
              <w:bottom w:val="single" w:sz="4" w:space="0" w:color="auto"/>
              <w:right w:val="single" w:sz="4" w:space="0" w:color="auto"/>
            </w:tcBorders>
            <w:shd w:val="clear" w:color="auto" w:fill="auto"/>
            <w:vAlign w:val="center"/>
            <w:hideMark/>
          </w:tcPr>
          <w:p w14:paraId="527D11FC" w14:textId="78D7D793" w:rsidR="00671970" w:rsidRPr="00671970" w:rsidRDefault="497093C6" w:rsidP="00671970">
            <w:pPr>
              <w:jc w:val="center"/>
              <w:rPr>
                <w:rFonts w:ascii="Calibri Light" w:hAnsi="Calibri Light" w:cs="Calibri Light"/>
                <w:color w:val="000000"/>
                <w:sz w:val="20"/>
                <w:lang w:val="es-PE" w:eastAsia="es-PE"/>
              </w:rPr>
            </w:pPr>
            <w:r w:rsidRPr="1612B294">
              <w:rPr>
                <w:rFonts w:ascii="Calibri Light" w:hAnsi="Calibri Light" w:cs="Calibri Light"/>
                <w:color w:val="000000" w:themeColor="text1"/>
                <w:sz w:val="20"/>
                <w:lang w:val="es-PE" w:eastAsia="es-PE"/>
              </w:rPr>
              <w:t> </w:t>
            </w:r>
            <w:r w:rsidR="780F90E4" w:rsidRPr="1612B294">
              <w:rPr>
                <w:rFonts w:ascii="Calibri Light" w:hAnsi="Calibri Light" w:cs="Calibri Light"/>
                <w:color w:val="000000" w:themeColor="text1"/>
                <w:sz w:val="20"/>
                <w:lang w:val="es-PE" w:eastAsia="es-PE"/>
              </w:rPr>
              <w:t>Ingeniero</w:t>
            </w:r>
          </w:p>
        </w:tc>
      </w:tr>
      <w:tr w:rsidR="00AB092E" w14:paraId="29219DC1" w14:textId="77777777" w:rsidTr="2AEBE0F5">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62A0C880" w14:textId="14F3713C" w:rsidR="2C657BD6" w:rsidRDefault="2C657BD6" w:rsidP="1612B294">
            <w:pPr>
              <w:jc w:val="center"/>
              <w:rPr>
                <w:rFonts w:ascii="Calibri Light" w:hAnsi="Calibri Light" w:cs="Calibri Light"/>
                <w:color w:val="000000" w:themeColor="text1"/>
                <w:sz w:val="20"/>
                <w:lang w:val="es-PE" w:eastAsia="es-PE"/>
              </w:rPr>
            </w:pPr>
            <w:r w:rsidRPr="19A64628">
              <w:rPr>
                <w:rFonts w:ascii="Calibri Light" w:hAnsi="Calibri Light" w:cs="Calibri Light"/>
                <w:color w:val="000000" w:themeColor="text1"/>
                <w:sz w:val="20"/>
                <w:lang w:val="es-PE" w:eastAsia="es-PE"/>
              </w:rPr>
              <w:t>RS00</w:t>
            </w:r>
            <w:r w:rsidR="620B681C" w:rsidRPr="19A64628">
              <w:rPr>
                <w:rFonts w:ascii="Calibri Light" w:hAnsi="Calibri Light" w:cs="Calibri Light"/>
                <w:color w:val="000000" w:themeColor="text1"/>
                <w:sz w:val="20"/>
                <w:lang w:val="es-PE" w:eastAsia="es-PE"/>
              </w:rPr>
              <w:t>9</w:t>
            </w:r>
          </w:p>
        </w:tc>
        <w:tc>
          <w:tcPr>
            <w:tcW w:w="3859" w:type="dxa"/>
            <w:tcBorders>
              <w:top w:val="nil"/>
              <w:left w:val="nil"/>
              <w:bottom w:val="single" w:sz="4" w:space="0" w:color="auto"/>
              <w:right w:val="single" w:sz="4" w:space="0" w:color="auto"/>
            </w:tcBorders>
            <w:shd w:val="clear" w:color="auto" w:fill="auto"/>
            <w:vAlign w:val="center"/>
            <w:hideMark/>
          </w:tcPr>
          <w:p w14:paraId="3A4ED008" w14:textId="79C01382" w:rsidR="2C657BD6" w:rsidRDefault="2C657BD6" w:rsidP="1612B294">
            <w:pPr>
              <w:jc w:val="center"/>
              <w:rPr>
                <w:rFonts w:ascii="Calibri Light" w:hAnsi="Calibri Light" w:cs="Calibri Light"/>
                <w:color w:val="000000" w:themeColor="text1"/>
                <w:sz w:val="20"/>
                <w:lang w:val="es-PE" w:eastAsia="es-PE"/>
              </w:rPr>
            </w:pPr>
            <w:r w:rsidRPr="77D4EC0C">
              <w:rPr>
                <w:rFonts w:ascii="Calibri Light" w:hAnsi="Calibri Light" w:cs="Calibri Light"/>
                <w:color w:val="000000" w:themeColor="text1"/>
                <w:sz w:val="20"/>
                <w:lang w:val="es-PE" w:eastAsia="es-PE"/>
              </w:rPr>
              <w:t xml:space="preserve">Registro </w:t>
            </w:r>
            <w:r w:rsidR="0E0BC92D" w:rsidRPr="77D4EC0C">
              <w:rPr>
                <w:rFonts w:ascii="Calibri Light" w:hAnsi="Calibri Light" w:cs="Calibri Light"/>
                <w:color w:val="000000" w:themeColor="text1"/>
                <w:sz w:val="20"/>
                <w:lang w:val="es-PE" w:eastAsia="es-PE"/>
              </w:rPr>
              <w:t xml:space="preserve">detalle: </w:t>
            </w:r>
            <w:r w:rsidR="33CEA952" w:rsidRPr="77D4EC0C">
              <w:rPr>
                <w:rFonts w:ascii="Calibri Light" w:eastAsia="Calibri Light" w:hAnsi="Calibri Light" w:cs="Calibri Light"/>
                <w:sz w:val="20"/>
                <w:lang w:val="es-PE"/>
              </w:rPr>
              <w:t xml:space="preserve">actividades realizadas, horas trabajadas, </w:t>
            </w:r>
            <w:r w:rsidR="3CC27418" w:rsidRPr="21768D1D">
              <w:rPr>
                <w:rFonts w:ascii="Calibri Light" w:eastAsia="Calibri Light" w:hAnsi="Calibri Light" w:cs="Calibri Light"/>
                <w:sz w:val="20"/>
                <w:lang w:val="es-PE"/>
              </w:rPr>
              <w:t>incidencias</w:t>
            </w:r>
            <w:r w:rsidR="0E0BC92D" w:rsidRPr="473AA0A8">
              <w:rPr>
                <w:rFonts w:ascii="Calibri Light" w:hAnsi="Calibri Light" w:cs="Calibri Light"/>
                <w:color w:val="000000" w:themeColor="text1"/>
                <w:sz w:val="20"/>
                <w:lang w:val="es-PE" w:eastAsia="es-PE"/>
              </w:rPr>
              <w:t>.</w:t>
            </w:r>
          </w:p>
        </w:tc>
        <w:tc>
          <w:tcPr>
            <w:tcW w:w="1367" w:type="dxa"/>
            <w:tcBorders>
              <w:top w:val="nil"/>
              <w:left w:val="nil"/>
              <w:bottom w:val="single" w:sz="4" w:space="0" w:color="auto"/>
              <w:right w:val="single" w:sz="4" w:space="0" w:color="auto"/>
            </w:tcBorders>
            <w:shd w:val="clear" w:color="auto" w:fill="auto"/>
            <w:vAlign w:val="center"/>
            <w:hideMark/>
          </w:tcPr>
          <w:p w14:paraId="5E71F65F" w14:textId="4CD772D2" w:rsidR="5CDAE98D" w:rsidRDefault="5CDAE98D" w:rsidP="1612B294">
            <w:pPr>
              <w:jc w:val="center"/>
              <w:rPr>
                <w:rFonts w:ascii="Calibri Light" w:hAnsi="Calibri Light" w:cs="Calibri Light"/>
                <w:color w:val="000000" w:themeColor="text1"/>
                <w:sz w:val="20"/>
                <w:lang w:val="es-PE" w:eastAsia="es-PE"/>
              </w:rPr>
            </w:pPr>
            <w:r w:rsidRPr="1612B294">
              <w:rPr>
                <w:rFonts w:ascii="Calibri Light" w:hAnsi="Calibri Light" w:cs="Calibri Light"/>
                <w:color w:val="000000" w:themeColor="text1"/>
                <w:sz w:val="20"/>
                <w:lang w:val="es-PE" w:eastAsia="es-PE"/>
              </w:rPr>
              <w:t>Funcional</w:t>
            </w:r>
          </w:p>
        </w:tc>
        <w:tc>
          <w:tcPr>
            <w:tcW w:w="1529" w:type="dxa"/>
            <w:tcBorders>
              <w:top w:val="nil"/>
              <w:left w:val="nil"/>
              <w:bottom w:val="single" w:sz="4" w:space="0" w:color="auto"/>
              <w:right w:val="single" w:sz="4" w:space="0" w:color="auto"/>
            </w:tcBorders>
            <w:shd w:val="clear" w:color="auto" w:fill="auto"/>
            <w:vAlign w:val="center"/>
            <w:hideMark/>
          </w:tcPr>
          <w:p w14:paraId="38411B4D" w14:textId="1D0C93BA" w:rsidR="45551480" w:rsidRDefault="45551480" w:rsidP="1612B294">
            <w:pPr>
              <w:spacing w:line="259" w:lineRule="auto"/>
              <w:jc w:val="center"/>
            </w:pPr>
            <w:r w:rsidRPr="1612B294">
              <w:rPr>
                <w:rFonts w:ascii="Calibri Light" w:hAnsi="Calibri Light" w:cs="Calibri Light"/>
                <w:color w:val="000000" w:themeColor="text1"/>
                <w:sz w:val="20"/>
                <w:lang w:val="es-PE" w:eastAsia="es-PE"/>
              </w:rPr>
              <w:t>Operador</w:t>
            </w:r>
          </w:p>
          <w:p w14:paraId="546100D4" w14:textId="35971E3D" w:rsidR="1612B294" w:rsidRDefault="1612B294" w:rsidP="1612B294">
            <w:pPr>
              <w:jc w:val="center"/>
              <w:rPr>
                <w:rFonts w:ascii="Calibri Light" w:hAnsi="Calibri Light" w:cs="Calibri Light"/>
                <w:color w:val="000000" w:themeColor="text1"/>
                <w:sz w:val="20"/>
                <w:lang w:val="es-PE" w:eastAsia="es-PE"/>
              </w:rPr>
            </w:pPr>
          </w:p>
        </w:tc>
      </w:tr>
      <w:tr w:rsidR="00AB092E" w14:paraId="0668F94E" w14:textId="77777777" w:rsidTr="2AEBE0F5">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5448078D" w14:textId="671C7A27" w:rsidR="1B0C8AA0" w:rsidRDefault="1B0C8AA0" w:rsidP="1612B294">
            <w:pPr>
              <w:jc w:val="center"/>
              <w:rPr>
                <w:rFonts w:ascii="Calibri Light" w:hAnsi="Calibri Light" w:cs="Calibri Light"/>
                <w:color w:val="000000" w:themeColor="text1"/>
                <w:sz w:val="20"/>
                <w:lang w:val="es-PE" w:eastAsia="es-PE"/>
              </w:rPr>
            </w:pPr>
            <w:r w:rsidRPr="067EC81B">
              <w:rPr>
                <w:rFonts w:ascii="Calibri Light" w:hAnsi="Calibri Light" w:cs="Calibri Light"/>
                <w:color w:val="000000" w:themeColor="text1"/>
                <w:sz w:val="20"/>
                <w:lang w:val="es-PE" w:eastAsia="es-PE"/>
              </w:rPr>
              <w:t>RS00</w:t>
            </w:r>
            <w:r w:rsidR="7B9F74CF" w:rsidRPr="067EC81B">
              <w:rPr>
                <w:rFonts w:ascii="Calibri Light" w:hAnsi="Calibri Light" w:cs="Calibri Light"/>
                <w:color w:val="000000" w:themeColor="text1"/>
                <w:sz w:val="20"/>
                <w:lang w:val="es-PE" w:eastAsia="es-PE"/>
              </w:rPr>
              <w:t>10</w:t>
            </w:r>
          </w:p>
        </w:tc>
        <w:tc>
          <w:tcPr>
            <w:tcW w:w="3859" w:type="dxa"/>
            <w:tcBorders>
              <w:top w:val="nil"/>
              <w:left w:val="nil"/>
              <w:bottom w:val="single" w:sz="4" w:space="0" w:color="auto"/>
              <w:right w:val="single" w:sz="4" w:space="0" w:color="auto"/>
            </w:tcBorders>
            <w:shd w:val="clear" w:color="auto" w:fill="auto"/>
            <w:vAlign w:val="center"/>
            <w:hideMark/>
          </w:tcPr>
          <w:p w14:paraId="63EFDF56" w14:textId="7FAD386C" w:rsidR="1B0C8AA0" w:rsidRDefault="1B0C8AA0" w:rsidP="56119466">
            <w:pPr>
              <w:spacing w:line="259" w:lineRule="auto"/>
              <w:jc w:val="center"/>
              <w:rPr>
                <w:rFonts w:ascii="Calibri Light" w:hAnsi="Calibri Light" w:cs="Calibri Light"/>
                <w:color w:val="000000" w:themeColor="text1"/>
                <w:sz w:val="20"/>
                <w:lang w:val="es-PE" w:eastAsia="es-PE"/>
              </w:rPr>
            </w:pPr>
            <w:r w:rsidRPr="1612B294">
              <w:rPr>
                <w:rFonts w:ascii="Calibri Light" w:hAnsi="Calibri Light" w:cs="Calibri Light"/>
                <w:color w:val="000000" w:themeColor="text1"/>
                <w:sz w:val="20"/>
                <w:lang w:val="es-PE" w:eastAsia="es-PE"/>
              </w:rPr>
              <w:t xml:space="preserve">Completada el registro de parte </w:t>
            </w:r>
            <w:r w:rsidR="604BB40A" w:rsidRPr="23B54C3D">
              <w:rPr>
                <w:rFonts w:ascii="Calibri Light" w:hAnsi="Calibri Light" w:cs="Calibri Light"/>
                <w:color w:val="000000" w:themeColor="text1"/>
                <w:sz w:val="20"/>
                <w:lang w:val="es-PE" w:eastAsia="es-PE"/>
              </w:rPr>
              <w:t>valida</w:t>
            </w:r>
            <w:r w:rsidRPr="23B54C3D">
              <w:rPr>
                <w:rFonts w:ascii="Calibri Light" w:hAnsi="Calibri Light" w:cs="Calibri Light"/>
                <w:color w:val="000000" w:themeColor="text1"/>
                <w:sz w:val="20"/>
                <w:lang w:val="es-PE" w:eastAsia="es-PE"/>
              </w:rPr>
              <w:t>r</w:t>
            </w:r>
            <w:r w:rsidR="604BB40A" w:rsidRPr="434AA3EC">
              <w:rPr>
                <w:rFonts w:ascii="Calibri Light" w:hAnsi="Calibri Light" w:cs="Calibri Light"/>
                <w:color w:val="000000" w:themeColor="text1"/>
                <w:sz w:val="20"/>
                <w:lang w:val="es-PE" w:eastAsia="es-PE"/>
              </w:rPr>
              <w:t xml:space="preserve"> </w:t>
            </w:r>
            <w:r w:rsidR="604BB40A" w:rsidRPr="4C3DA0B3">
              <w:rPr>
                <w:rFonts w:ascii="Calibri Light" w:hAnsi="Calibri Light" w:cs="Calibri Light"/>
                <w:color w:val="000000" w:themeColor="text1"/>
                <w:sz w:val="20"/>
                <w:lang w:val="es-PE" w:eastAsia="es-PE"/>
              </w:rPr>
              <w:t xml:space="preserve">estado </w:t>
            </w:r>
            <w:r w:rsidR="009A7266" w:rsidRPr="47AE0A6E">
              <w:rPr>
                <w:rFonts w:ascii="Calibri Light" w:hAnsi="Calibri Light" w:cs="Calibri Light"/>
                <w:color w:val="000000" w:themeColor="text1"/>
                <w:sz w:val="20"/>
                <w:lang w:val="es-PE" w:eastAsia="es-PE"/>
              </w:rPr>
              <w:t>conformidad</w:t>
            </w:r>
          </w:p>
        </w:tc>
        <w:tc>
          <w:tcPr>
            <w:tcW w:w="1367" w:type="dxa"/>
            <w:tcBorders>
              <w:top w:val="nil"/>
              <w:left w:val="nil"/>
              <w:bottom w:val="single" w:sz="4" w:space="0" w:color="auto"/>
              <w:right w:val="single" w:sz="4" w:space="0" w:color="auto"/>
            </w:tcBorders>
            <w:shd w:val="clear" w:color="auto" w:fill="auto"/>
            <w:vAlign w:val="center"/>
            <w:hideMark/>
          </w:tcPr>
          <w:p w14:paraId="3586A5EA" w14:textId="15FCD11A" w:rsidR="486B196D" w:rsidRDefault="486B196D" w:rsidP="1612B294">
            <w:pPr>
              <w:jc w:val="center"/>
            </w:pPr>
            <w:r w:rsidRPr="367D3BCF">
              <w:rPr>
                <w:rFonts w:ascii="Calibri Light" w:eastAsia="Calibri Light" w:hAnsi="Calibri Light" w:cs="Calibri Light"/>
                <w:sz w:val="20"/>
                <w:lang w:val="es-PE"/>
              </w:rPr>
              <w:t>Funcional</w:t>
            </w:r>
          </w:p>
        </w:tc>
        <w:tc>
          <w:tcPr>
            <w:tcW w:w="1529" w:type="dxa"/>
            <w:tcBorders>
              <w:top w:val="nil"/>
              <w:left w:val="nil"/>
              <w:bottom w:val="single" w:sz="4" w:space="0" w:color="auto"/>
              <w:right w:val="single" w:sz="4" w:space="0" w:color="auto"/>
            </w:tcBorders>
            <w:shd w:val="clear" w:color="auto" w:fill="auto"/>
            <w:vAlign w:val="center"/>
            <w:hideMark/>
          </w:tcPr>
          <w:p w14:paraId="63DD389E" w14:textId="67E48605" w:rsidR="29033603" w:rsidRDefault="217C8A37" w:rsidP="3CCCC06B">
            <w:pPr>
              <w:spacing w:line="259" w:lineRule="auto"/>
              <w:jc w:val="center"/>
            </w:pPr>
            <w:r w:rsidRPr="3106FF95">
              <w:rPr>
                <w:rFonts w:ascii="Calibri Light" w:hAnsi="Calibri Light" w:cs="Calibri Light"/>
                <w:color w:val="000000" w:themeColor="text1"/>
                <w:sz w:val="20"/>
                <w:lang w:val="es-PE" w:eastAsia="es-PE"/>
              </w:rPr>
              <w:t>Controlador</w:t>
            </w:r>
          </w:p>
        </w:tc>
      </w:tr>
      <w:tr w:rsidR="00AB092E" w14:paraId="754F9C1B" w14:textId="77777777" w:rsidTr="2AEBE0F5">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56EE9C16" w14:textId="72F08EB8" w:rsidR="187676A3" w:rsidRDefault="187676A3" w:rsidP="33970F90">
            <w:pPr>
              <w:jc w:val="center"/>
              <w:rPr>
                <w:rFonts w:ascii="Calibri Light" w:hAnsi="Calibri Light" w:cs="Calibri Light"/>
                <w:color w:val="000000" w:themeColor="text1"/>
                <w:sz w:val="20"/>
                <w:lang w:val="es-PE" w:eastAsia="es-PE"/>
              </w:rPr>
            </w:pPr>
            <w:r w:rsidRPr="013EA301">
              <w:rPr>
                <w:rFonts w:ascii="Calibri Light" w:hAnsi="Calibri Light" w:cs="Calibri Light"/>
                <w:color w:val="000000" w:themeColor="text1"/>
                <w:sz w:val="20"/>
                <w:lang w:val="es-PE" w:eastAsia="es-PE"/>
              </w:rPr>
              <w:t>RS00</w:t>
            </w:r>
            <w:r w:rsidR="0C77FF0F" w:rsidRPr="013EA301">
              <w:rPr>
                <w:rFonts w:ascii="Calibri Light" w:hAnsi="Calibri Light" w:cs="Calibri Light"/>
                <w:color w:val="000000" w:themeColor="text1"/>
                <w:sz w:val="20"/>
                <w:lang w:val="es-PE" w:eastAsia="es-PE"/>
              </w:rPr>
              <w:t>11</w:t>
            </w:r>
          </w:p>
        </w:tc>
        <w:tc>
          <w:tcPr>
            <w:tcW w:w="3859" w:type="dxa"/>
            <w:tcBorders>
              <w:top w:val="nil"/>
              <w:left w:val="nil"/>
              <w:bottom w:val="single" w:sz="4" w:space="0" w:color="auto"/>
              <w:right w:val="single" w:sz="4" w:space="0" w:color="auto"/>
            </w:tcBorders>
            <w:shd w:val="clear" w:color="auto" w:fill="auto"/>
            <w:vAlign w:val="center"/>
            <w:hideMark/>
          </w:tcPr>
          <w:p w14:paraId="08607210" w14:textId="2123A18D" w:rsidR="79DF5A49" w:rsidRDefault="79DF5A49" w:rsidP="33970F90">
            <w:pPr>
              <w:jc w:val="center"/>
              <w:rPr>
                <w:rFonts w:ascii="Calibri Light" w:hAnsi="Calibri Light" w:cs="Calibri Light"/>
                <w:color w:val="000000" w:themeColor="text1"/>
                <w:sz w:val="20"/>
                <w:lang w:val="es-PE" w:eastAsia="es-PE"/>
              </w:rPr>
            </w:pPr>
            <w:r w:rsidRPr="33970F90">
              <w:rPr>
                <w:rFonts w:ascii="Calibri Light" w:hAnsi="Calibri Light" w:cs="Calibri Light"/>
                <w:color w:val="000000" w:themeColor="text1"/>
                <w:sz w:val="20"/>
                <w:lang w:val="es-PE" w:eastAsia="es-PE"/>
              </w:rPr>
              <w:t xml:space="preserve">El sistema debe generar </w:t>
            </w:r>
            <w:r w:rsidR="4702E452" w:rsidRPr="2B5C6D2E">
              <w:rPr>
                <w:rFonts w:ascii="Calibri Light" w:hAnsi="Calibri Light" w:cs="Calibri Light"/>
                <w:color w:val="000000" w:themeColor="text1"/>
                <w:sz w:val="20"/>
                <w:lang w:val="es-PE" w:eastAsia="es-PE"/>
              </w:rPr>
              <w:t>reporte</w:t>
            </w:r>
          </w:p>
        </w:tc>
        <w:tc>
          <w:tcPr>
            <w:tcW w:w="1367" w:type="dxa"/>
            <w:tcBorders>
              <w:top w:val="nil"/>
              <w:left w:val="nil"/>
              <w:bottom w:val="single" w:sz="4" w:space="0" w:color="auto"/>
              <w:right w:val="single" w:sz="4" w:space="0" w:color="auto"/>
            </w:tcBorders>
            <w:shd w:val="clear" w:color="auto" w:fill="auto"/>
            <w:vAlign w:val="center"/>
            <w:hideMark/>
          </w:tcPr>
          <w:p w14:paraId="2C52D1A0" w14:textId="30CC4B9E" w:rsidR="79DF5A49" w:rsidRDefault="49AEDB2D" w:rsidP="65BE6BAC">
            <w:pPr>
              <w:spacing w:line="259" w:lineRule="auto"/>
              <w:jc w:val="center"/>
            </w:pPr>
            <w:r w:rsidRPr="532CB288">
              <w:rPr>
                <w:rFonts w:ascii="Calibri Light" w:hAnsi="Calibri Light" w:cs="Calibri Light"/>
                <w:color w:val="000000" w:themeColor="text1"/>
                <w:sz w:val="20"/>
                <w:lang w:val="es-PE" w:eastAsia="es-PE"/>
              </w:rPr>
              <w:t>Funcional</w:t>
            </w:r>
          </w:p>
        </w:tc>
        <w:tc>
          <w:tcPr>
            <w:tcW w:w="1529" w:type="dxa"/>
            <w:tcBorders>
              <w:top w:val="nil"/>
              <w:left w:val="nil"/>
              <w:bottom w:val="single" w:sz="4" w:space="0" w:color="auto"/>
              <w:right w:val="single" w:sz="4" w:space="0" w:color="auto"/>
            </w:tcBorders>
            <w:shd w:val="clear" w:color="auto" w:fill="auto"/>
            <w:vAlign w:val="center"/>
            <w:hideMark/>
          </w:tcPr>
          <w:p w14:paraId="570B9C9C" w14:textId="6434D1C7" w:rsidR="79DF5A49" w:rsidRDefault="2B0E358D" w:rsidP="6CD0DDBD">
            <w:pPr>
              <w:spacing w:line="259" w:lineRule="auto"/>
              <w:jc w:val="center"/>
            </w:pPr>
            <w:r w:rsidRPr="1F700BB0">
              <w:rPr>
                <w:rFonts w:ascii="Calibri Light" w:hAnsi="Calibri Light" w:cs="Calibri Light"/>
                <w:color w:val="000000" w:themeColor="text1"/>
                <w:sz w:val="20"/>
                <w:lang w:val="es-PE" w:eastAsia="es-PE"/>
              </w:rPr>
              <w:t>Supervisor</w:t>
            </w:r>
          </w:p>
        </w:tc>
      </w:tr>
      <w:tr w:rsidR="0007048D" w14:paraId="5099F9CA" w14:textId="77777777" w:rsidTr="2AEBE0F5">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37AD0C46" w14:textId="6200BAB2" w:rsidR="7BF58C2C" w:rsidRDefault="42E09BC9" w:rsidP="3AF641F6">
            <w:pPr>
              <w:jc w:val="center"/>
              <w:rPr>
                <w:rFonts w:ascii="Calibri Light" w:hAnsi="Calibri Light" w:cs="Calibri Light"/>
                <w:color w:val="000000" w:themeColor="text1"/>
                <w:sz w:val="20"/>
                <w:lang w:val="es-PE" w:eastAsia="es-PE"/>
              </w:rPr>
            </w:pPr>
            <w:r w:rsidRPr="3AF641F6">
              <w:rPr>
                <w:rFonts w:ascii="Calibri Light" w:hAnsi="Calibri Light" w:cs="Calibri Light"/>
                <w:color w:val="000000" w:themeColor="text1"/>
                <w:sz w:val="20"/>
                <w:lang w:val="es-PE" w:eastAsia="es-PE"/>
              </w:rPr>
              <w:t>RS0012</w:t>
            </w:r>
          </w:p>
          <w:p w14:paraId="264B8237" w14:textId="00C8A54D" w:rsidR="7BF58C2C" w:rsidRDefault="7BF58C2C" w:rsidP="7BF58C2C">
            <w:pPr>
              <w:jc w:val="center"/>
              <w:rPr>
                <w:rFonts w:ascii="Calibri Light" w:hAnsi="Calibri Light" w:cs="Calibri Light"/>
                <w:color w:val="000000" w:themeColor="text1"/>
                <w:sz w:val="20"/>
                <w:lang w:val="es-PE" w:eastAsia="es-PE"/>
              </w:rPr>
            </w:pPr>
          </w:p>
        </w:tc>
        <w:tc>
          <w:tcPr>
            <w:tcW w:w="3859" w:type="dxa"/>
            <w:tcBorders>
              <w:top w:val="nil"/>
              <w:left w:val="nil"/>
              <w:bottom w:val="single" w:sz="4" w:space="0" w:color="auto"/>
              <w:right w:val="single" w:sz="4" w:space="0" w:color="auto"/>
            </w:tcBorders>
            <w:shd w:val="clear" w:color="auto" w:fill="auto"/>
            <w:vAlign w:val="center"/>
            <w:hideMark/>
          </w:tcPr>
          <w:p w14:paraId="680FD479" w14:textId="3F3B9407" w:rsidR="7BF58C2C" w:rsidRDefault="2B0E358D" w:rsidP="7BF58C2C">
            <w:pPr>
              <w:jc w:val="center"/>
              <w:rPr>
                <w:rFonts w:ascii="Calibri Light" w:hAnsi="Calibri Light" w:cs="Calibri Light"/>
                <w:color w:val="000000" w:themeColor="text1"/>
                <w:sz w:val="20"/>
                <w:lang w:val="es-PE" w:eastAsia="es-PE"/>
              </w:rPr>
            </w:pPr>
            <w:r w:rsidRPr="3D28A518">
              <w:rPr>
                <w:rFonts w:ascii="Calibri Light" w:hAnsi="Calibri Light" w:cs="Calibri Light"/>
                <w:color w:val="000000" w:themeColor="text1"/>
                <w:sz w:val="20"/>
                <w:lang w:val="es-PE" w:eastAsia="es-PE"/>
              </w:rPr>
              <w:t>El sistema debe</w:t>
            </w:r>
            <w:r w:rsidRPr="6750F347">
              <w:rPr>
                <w:rFonts w:ascii="Calibri Light" w:hAnsi="Calibri Light" w:cs="Calibri Light"/>
                <w:color w:val="000000" w:themeColor="text1"/>
                <w:sz w:val="20"/>
                <w:lang w:val="es-PE" w:eastAsia="es-PE"/>
              </w:rPr>
              <w:t xml:space="preserve"> permitir </w:t>
            </w:r>
            <w:r w:rsidRPr="7ADB4FDC">
              <w:rPr>
                <w:rFonts w:ascii="Calibri Light" w:hAnsi="Calibri Light" w:cs="Calibri Light"/>
                <w:color w:val="000000" w:themeColor="text1"/>
                <w:sz w:val="20"/>
                <w:lang w:val="es-PE" w:eastAsia="es-PE"/>
              </w:rPr>
              <w:t xml:space="preserve">consultar </w:t>
            </w:r>
            <w:r w:rsidRPr="52B7A406">
              <w:rPr>
                <w:rFonts w:ascii="Calibri Light" w:hAnsi="Calibri Light" w:cs="Calibri Light"/>
                <w:color w:val="000000" w:themeColor="text1"/>
                <w:sz w:val="20"/>
                <w:lang w:val="es-PE" w:eastAsia="es-PE"/>
              </w:rPr>
              <w:t>reportes</w:t>
            </w:r>
          </w:p>
        </w:tc>
        <w:tc>
          <w:tcPr>
            <w:tcW w:w="1367" w:type="dxa"/>
            <w:tcBorders>
              <w:top w:val="nil"/>
              <w:left w:val="nil"/>
              <w:bottom w:val="single" w:sz="4" w:space="0" w:color="auto"/>
              <w:right w:val="single" w:sz="4" w:space="0" w:color="auto"/>
            </w:tcBorders>
            <w:shd w:val="clear" w:color="auto" w:fill="auto"/>
            <w:vAlign w:val="center"/>
            <w:hideMark/>
          </w:tcPr>
          <w:p w14:paraId="137A4DE3" w14:textId="30CC4B9E" w:rsidR="2B0E358D" w:rsidRDefault="2B0E358D" w:rsidP="5B7CFBCF">
            <w:pPr>
              <w:spacing w:line="259" w:lineRule="auto"/>
              <w:jc w:val="center"/>
            </w:pPr>
            <w:r w:rsidRPr="5B7CFBCF">
              <w:rPr>
                <w:rFonts w:ascii="Calibri Light" w:hAnsi="Calibri Light" w:cs="Calibri Light"/>
                <w:color w:val="000000" w:themeColor="text1"/>
                <w:sz w:val="20"/>
                <w:lang w:val="es-PE" w:eastAsia="es-PE"/>
              </w:rPr>
              <w:t>Funcional</w:t>
            </w:r>
          </w:p>
          <w:p w14:paraId="49ADE0F4" w14:textId="0BD07AAB" w:rsidR="7BF58C2C" w:rsidRDefault="7BF58C2C" w:rsidP="7BF58C2C">
            <w:pPr>
              <w:spacing w:line="259" w:lineRule="auto"/>
              <w:jc w:val="center"/>
              <w:rPr>
                <w:rFonts w:ascii="Calibri Light" w:hAnsi="Calibri Light" w:cs="Calibri Light"/>
                <w:color w:val="000000" w:themeColor="text1"/>
                <w:sz w:val="20"/>
                <w:lang w:val="es-PE" w:eastAsia="es-PE"/>
              </w:rPr>
            </w:pPr>
          </w:p>
        </w:tc>
        <w:tc>
          <w:tcPr>
            <w:tcW w:w="1529" w:type="dxa"/>
            <w:tcBorders>
              <w:top w:val="nil"/>
              <w:left w:val="nil"/>
              <w:bottom w:val="single" w:sz="4" w:space="0" w:color="auto"/>
              <w:right w:val="single" w:sz="4" w:space="0" w:color="auto"/>
            </w:tcBorders>
            <w:shd w:val="clear" w:color="auto" w:fill="auto"/>
            <w:vAlign w:val="center"/>
            <w:hideMark/>
          </w:tcPr>
          <w:p w14:paraId="2C5E723C" w14:textId="39CB55FA" w:rsidR="7BF58C2C" w:rsidRDefault="2B0E358D" w:rsidP="7BF58C2C">
            <w:pPr>
              <w:spacing w:line="259" w:lineRule="auto"/>
              <w:jc w:val="center"/>
              <w:rPr>
                <w:rFonts w:ascii="Calibri Light" w:hAnsi="Calibri Light" w:cs="Calibri Light"/>
                <w:color w:val="000000" w:themeColor="text1"/>
                <w:sz w:val="20"/>
                <w:lang w:val="es-PE" w:eastAsia="es-PE"/>
              </w:rPr>
            </w:pPr>
            <w:r w:rsidRPr="746653B7">
              <w:rPr>
                <w:rFonts w:ascii="Calibri Light" w:hAnsi="Calibri Light" w:cs="Calibri Light"/>
                <w:color w:val="000000" w:themeColor="text1"/>
                <w:sz w:val="20"/>
                <w:lang w:val="es-PE" w:eastAsia="es-PE"/>
              </w:rPr>
              <w:t>Supervisor</w:t>
            </w:r>
          </w:p>
        </w:tc>
      </w:tr>
    </w:tbl>
    <w:p w14:paraId="65174730" w14:textId="77777777" w:rsidR="00671970" w:rsidRDefault="00671970" w:rsidP="00671970"/>
    <w:p w14:paraId="42700E15" w14:textId="22C5E058" w:rsidR="33EADD3B" w:rsidRDefault="33EADD3B"/>
    <w:p w14:paraId="2E796FD4" w14:textId="0F5FB744" w:rsidR="33EADD3B" w:rsidRDefault="33EADD3B"/>
    <w:p w14:paraId="144A08F1" w14:textId="3D1ED3E6" w:rsidR="33EADD3B" w:rsidRDefault="33EADD3B"/>
    <w:p w14:paraId="0144182E" w14:textId="0EB1C1D7" w:rsidR="00A77BEF" w:rsidRDefault="00A77BEF" w:rsidP="00A77BEF">
      <w:pPr>
        <w:pStyle w:val="Ttulo2"/>
        <w:rPr>
          <w:lang w:val="es-ES"/>
        </w:rPr>
      </w:pPr>
      <w:bookmarkStart w:id="6" w:name="_Toc181197722"/>
      <w:r w:rsidRPr="24DB8045">
        <w:rPr>
          <w:lang w:val="es-ES"/>
        </w:rPr>
        <w:t xml:space="preserve">Descripción de los requisitos </w:t>
      </w:r>
      <w:r w:rsidR="00671970" w:rsidRPr="24DB8045">
        <w:rPr>
          <w:lang w:val="es-ES"/>
        </w:rPr>
        <w:t xml:space="preserve">funcionales </w:t>
      </w:r>
      <w:r w:rsidRPr="24DB8045">
        <w:rPr>
          <w:lang w:val="es-ES"/>
        </w:rPr>
        <w:t xml:space="preserve">en historias de usuario y criterios de aceptación </w:t>
      </w:r>
      <w:r w:rsidR="00996626" w:rsidRPr="24DB8045">
        <w:rPr>
          <w:lang w:val="es-ES"/>
        </w:rPr>
        <w:t>(Product Backlog)</w:t>
      </w:r>
      <w:bookmarkEnd w:id="6"/>
    </w:p>
    <w:tbl>
      <w:tblPr>
        <w:tblStyle w:val="Tablaconcuadrcula"/>
        <w:tblW w:w="0" w:type="auto"/>
        <w:tblLayout w:type="fixed"/>
        <w:tblLook w:val="06A0" w:firstRow="1" w:lastRow="0" w:firstColumn="1" w:lastColumn="0" w:noHBand="1" w:noVBand="1"/>
      </w:tblPr>
      <w:tblGrid>
        <w:gridCol w:w="4530"/>
        <w:gridCol w:w="4530"/>
      </w:tblGrid>
      <w:tr w:rsidR="33EADD3B" w14:paraId="4EC961DF" w14:textId="77777777" w:rsidTr="33EADD3B">
        <w:trPr>
          <w:trHeight w:val="300"/>
        </w:trPr>
        <w:tc>
          <w:tcPr>
            <w:tcW w:w="4530" w:type="dxa"/>
          </w:tcPr>
          <w:p w14:paraId="037900AD" w14:textId="20FAACAF" w:rsidR="712B43A6" w:rsidRDefault="712B43A6" w:rsidP="33EADD3B">
            <w:pPr>
              <w:rPr>
                <w:rFonts w:eastAsia="Arial" w:cs="Arial"/>
                <w:sz w:val="20"/>
              </w:rPr>
            </w:pPr>
            <w:r w:rsidRPr="33EADD3B">
              <w:rPr>
                <w:rFonts w:eastAsia="Arial" w:cs="Arial"/>
                <w:sz w:val="20"/>
              </w:rPr>
              <w:t>Historias de usuario</w:t>
            </w:r>
          </w:p>
        </w:tc>
        <w:tc>
          <w:tcPr>
            <w:tcW w:w="4530" w:type="dxa"/>
          </w:tcPr>
          <w:p w14:paraId="53D32BA5" w14:textId="02E6907D" w:rsidR="712B43A6" w:rsidRDefault="712B43A6" w:rsidP="33EADD3B">
            <w:pPr>
              <w:rPr>
                <w:rFonts w:eastAsia="Arial" w:cs="Arial"/>
                <w:sz w:val="20"/>
              </w:rPr>
            </w:pPr>
            <w:r w:rsidRPr="33EADD3B">
              <w:rPr>
                <w:rFonts w:eastAsia="Arial" w:cs="Arial"/>
                <w:sz w:val="20"/>
              </w:rPr>
              <w:t>Criterios de aceptación</w:t>
            </w:r>
          </w:p>
        </w:tc>
      </w:tr>
      <w:tr w:rsidR="33EADD3B" w14:paraId="649A61ED" w14:textId="77777777" w:rsidTr="33EADD3B">
        <w:trPr>
          <w:trHeight w:val="300"/>
        </w:trPr>
        <w:tc>
          <w:tcPr>
            <w:tcW w:w="4530" w:type="dxa"/>
          </w:tcPr>
          <w:p w14:paraId="6BF86D27" w14:textId="1ECDAFAD" w:rsidR="035BD93A" w:rsidRDefault="035BD93A" w:rsidP="33EADD3B">
            <w:pPr>
              <w:rPr>
                <w:rFonts w:eastAsia="Arial" w:cs="Arial"/>
                <w:sz w:val="20"/>
              </w:rPr>
            </w:pPr>
            <w:r w:rsidRPr="33EADD3B">
              <w:rPr>
                <w:rFonts w:eastAsia="Arial" w:cs="Arial"/>
                <w:sz w:val="20"/>
              </w:rPr>
              <w:t>Como usuario, quiero poder iniciar sesión en el sistema con mis credenciales, para acceder a las funcionalidades correspondientes a mi rol.</w:t>
            </w:r>
          </w:p>
        </w:tc>
        <w:tc>
          <w:tcPr>
            <w:tcW w:w="4530" w:type="dxa"/>
          </w:tcPr>
          <w:p w14:paraId="5F228DA2" w14:textId="53E73018" w:rsidR="035BD93A" w:rsidRDefault="035BD93A" w:rsidP="33EADD3B">
            <w:pPr>
              <w:pStyle w:val="Prrafodelista"/>
              <w:numPr>
                <w:ilvl w:val="0"/>
                <w:numId w:val="33"/>
              </w:numPr>
              <w:rPr>
                <w:rFonts w:ascii="Arial" w:eastAsia="Arial" w:hAnsi="Arial" w:cs="Arial"/>
                <w:sz w:val="20"/>
                <w:szCs w:val="20"/>
                <w:lang w:val="es-ES"/>
              </w:rPr>
            </w:pPr>
            <w:r w:rsidRPr="33EADD3B">
              <w:rPr>
                <w:rFonts w:ascii="Arial" w:eastAsia="Arial" w:hAnsi="Arial" w:cs="Arial"/>
                <w:sz w:val="20"/>
                <w:szCs w:val="20"/>
                <w:lang w:val="es-ES"/>
              </w:rPr>
              <w:t>El sistema debe validar las credenciales del usuario.</w:t>
            </w:r>
          </w:p>
          <w:p w14:paraId="302695D2" w14:textId="7DDAC2B0" w:rsidR="035BD93A" w:rsidRDefault="035BD93A" w:rsidP="33EADD3B">
            <w:pPr>
              <w:pStyle w:val="Prrafodelista"/>
              <w:numPr>
                <w:ilvl w:val="0"/>
                <w:numId w:val="33"/>
              </w:numPr>
              <w:rPr>
                <w:rFonts w:ascii="Arial" w:eastAsia="Arial" w:hAnsi="Arial" w:cs="Arial"/>
                <w:sz w:val="20"/>
                <w:szCs w:val="20"/>
                <w:lang w:val="es-ES"/>
              </w:rPr>
            </w:pPr>
            <w:r w:rsidRPr="33EADD3B">
              <w:rPr>
                <w:rFonts w:ascii="Arial" w:eastAsia="Arial" w:hAnsi="Arial" w:cs="Arial"/>
                <w:sz w:val="20"/>
                <w:szCs w:val="20"/>
                <w:lang w:val="es-ES"/>
              </w:rPr>
              <w:t>Los usuarios deben ver solo las funciones y datos permitidos según su rol.</w:t>
            </w:r>
          </w:p>
        </w:tc>
      </w:tr>
      <w:tr w:rsidR="33EADD3B" w14:paraId="6EBD9289" w14:textId="77777777" w:rsidTr="33EADD3B">
        <w:trPr>
          <w:trHeight w:val="300"/>
        </w:trPr>
        <w:tc>
          <w:tcPr>
            <w:tcW w:w="4530" w:type="dxa"/>
          </w:tcPr>
          <w:p w14:paraId="2B3BC7E2" w14:textId="16830EB3" w:rsidR="79792E49" w:rsidRDefault="79792E49" w:rsidP="33EADD3B">
            <w:pPr>
              <w:rPr>
                <w:rFonts w:eastAsia="Arial" w:cs="Arial"/>
                <w:sz w:val="20"/>
              </w:rPr>
            </w:pPr>
            <w:r w:rsidRPr="33EADD3B">
              <w:rPr>
                <w:rFonts w:eastAsia="Arial" w:cs="Arial"/>
                <w:sz w:val="20"/>
              </w:rPr>
              <w:lastRenderedPageBreak/>
              <w:t xml:space="preserve">Como administrador, quiero </w:t>
            </w:r>
            <w:r w:rsidR="3DB32FCB" w:rsidRPr="056189CF">
              <w:rPr>
                <w:rFonts w:eastAsia="Arial" w:cs="Arial"/>
                <w:sz w:val="20"/>
              </w:rPr>
              <w:t>gestionar</w:t>
            </w:r>
            <w:r w:rsidRPr="33EADD3B">
              <w:rPr>
                <w:rFonts w:eastAsia="Arial" w:cs="Arial"/>
                <w:sz w:val="20"/>
              </w:rPr>
              <w:t xml:space="preserve"> los datos de los clientes, para mantener un control </w:t>
            </w:r>
            <w:r w:rsidR="3DB32FCB" w:rsidRPr="056189CF">
              <w:rPr>
                <w:rFonts w:eastAsia="Arial" w:cs="Arial"/>
                <w:sz w:val="20"/>
              </w:rPr>
              <w:t xml:space="preserve">eficiente de </w:t>
            </w:r>
            <w:r w:rsidRPr="33EADD3B">
              <w:rPr>
                <w:rFonts w:eastAsia="Arial" w:cs="Arial"/>
                <w:sz w:val="20"/>
              </w:rPr>
              <w:t xml:space="preserve">los </w:t>
            </w:r>
            <w:r w:rsidR="3DB32FCB" w:rsidRPr="056189CF">
              <w:rPr>
                <w:rFonts w:eastAsia="Arial" w:cs="Arial"/>
                <w:sz w:val="20"/>
              </w:rPr>
              <w:t>datos de los clientes</w:t>
            </w:r>
            <w:r w:rsidRPr="33EADD3B">
              <w:rPr>
                <w:rFonts w:eastAsia="Arial" w:cs="Arial"/>
                <w:sz w:val="20"/>
              </w:rPr>
              <w:t>.</w:t>
            </w:r>
          </w:p>
        </w:tc>
        <w:tc>
          <w:tcPr>
            <w:tcW w:w="4530" w:type="dxa"/>
          </w:tcPr>
          <w:p w14:paraId="4D4DCA29" w14:textId="13BBEDBD" w:rsidR="79792E49" w:rsidRDefault="3D86F9B6" w:rsidP="056189CF">
            <w:pPr>
              <w:pStyle w:val="Prrafodelista"/>
              <w:numPr>
                <w:ilvl w:val="0"/>
                <w:numId w:val="32"/>
              </w:numPr>
              <w:rPr>
                <w:rFonts w:ascii="Arial" w:eastAsia="Arial" w:hAnsi="Arial" w:cs="Arial"/>
                <w:lang w:val="es-ES"/>
              </w:rPr>
            </w:pPr>
            <w:r w:rsidRPr="056189CF">
              <w:rPr>
                <w:rFonts w:ascii="Arial" w:eastAsia="Arial" w:hAnsi="Arial" w:cs="Arial"/>
                <w:lang w:val="es-ES"/>
              </w:rPr>
              <w:t>El sistema debe permitir registrar, actualizar y eliminar datos de los clientes.</w:t>
            </w:r>
          </w:p>
          <w:p w14:paraId="25829C7D" w14:textId="1988052E" w:rsidR="79792E49" w:rsidRDefault="3D86F9B6" w:rsidP="056189CF">
            <w:pPr>
              <w:pStyle w:val="Prrafodelista"/>
              <w:numPr>
                <w:ilvl w:val="0"/>
                <w:numId w:val="32"/>
              </w:numPr>
              <w:spacing w:after="0"/>
              <w:rPr>
                <w:rFonts w:ascii="Arial" w:eastAsia="Arial" w:hAnsi="Arial" w:cs="Arial"/>
                <w:lang w:val="es-ES"/>
              </w:rPr>
            </w:pPr>
            <w:r w:rsidRPr="056189CF">
              <w:rPr>
                <w:rFonts w:ascii="Arial" w:eastAsia="Arial" w:hAnsi="Arial" w:cs="Arial"/>
                <w:lang w:val="es-ES"/>
              </w:rPr>
              <w:t>Debe</w:t>
            </w:r>
            <w:r w:rsidR="79792E49" w:rsidRPr="056189CF">
              <w:rPr>
                <w:rFonts w:ascii="Arial" w:eastAsia="Arial" w:hAnsi="Arial" w:cs="Arial"/>
                <w:lang w:val="es-ES"/>
              </w:rPr>
              <w:t xml:space="preserve"> validar </w:t>
            </w:r>
            <w:r w:rsidRPr="056189CF">
              <w:rPr>
                <w:rFonts w:ascii="Arial" w:eastAsia="Arial" w:hAnsi="Arial" w:cs="Arial"/>
                <w:lang w:val="es-ES"/>
              </w:rPr>
              <w:t xml:space="preserve">los </w:t>
            </w:r>
            <w:r w:rsidR="79792E49" w:rsidRPr="056189CF">
              <w:rPr>
                <w:rFonts w:ascii="Arial" w:eastAsia="Arial" w:hAnsi="Arial" w:cs="Arial"/>
                <w:lang w:val="es-ES"/>
              </w:rPr>
              <w:t>campos obligatorios</w:t>
            </w:r>
            <w:r w:rsidRPr="056189CF">
              <w:rPr>
                <w:rFonts w:ascii="Arial" w:eastAsia="Arial" w:hAnsi="Arial" w:cs="Arial"/>
                <w:lang w:val="es-ES"/>
              </w:rPr>
              <w:t xml:space="preserve"> al ingresar o modificar datos</w:t>
            </w:r>
            <w:r w:rsidR="79792E49" w:rsidRPr="056189CF">
              <w:rPr>
                <w:rFonts w:ascii="Arial" w:eastAsia="Arial" w:hAnsi="Arial" w:cs="Arial"/>
                <w:lang w:val="es-ES"/>
              </w:rPr>
              <w:t>.</w:t>
            </w:r>
          </w:p>
        </w:tc>
      </w:tr>
      <w:tr w:rsidR="33EADD3B" w14:paraId="3A81C161" w14:textId="77777777" w:rsidTr="33EADD3B">
        <w:trPr>
          <w:trHeight w:val="300"/>
        </w:trPr>
        <w:tc>
          <w:tcPr>
            <w:tcW w:w="4530" w:type="dxa"/>
          </w:tcPr>
          <w:p w14:paraId="14180C36" w14:textId="6A258BAD" w:rsidR="092EFF1E" w:rsidRDefault="3D86F9B6" w:rsidP="33EADD3B">
            <w:pPr>
              <w:rPr>
                <w:rFonts w:eastAsia="Arial" w:cs="Arial"/>
                <w:sz w:val="20"/>
              </w:rPr>
            </w:pPr>
            <w:r w:rsidRPr="056189CF">
              <w:rPr>
                <w:rFonts w:eastAsia="Arial" w:cs="Arial"/>
                <w:sz w:val="20"/>
              </w:rPr>
              <w:t>Como administrador, quiero gestionar la información de la maquinaria, para tener un control eficiente de los recursos disponibles.</w:t>
            </w:r>
          </w:p>
        </w:tc>
        <w:tc>
          <w:tcPr>
            <w:tcW w:w="4530" w:type="dxa"/>
          </w:tcPr>
          <w:p w14:paraId="7602F0F1" w14:textId="3524A3D5" w:rsidR="092EFF1E" w:rsidRDefault="3D86F9B6" w:rsidP="056189CF">
            <w:pPr>
              <w:pStyle w:val="Prrafodelista"/>
              <w:numPr>
                <w:ilvl w:val="0"/>
                <w:numId w:val="31"/>
              </w:numPr>
              <w:rPr>
                <w:rFonts w:ascii="Arial" w:eastAsia="Arial" w:hAnsi="Arial" w:cs="Arial"/>
                <w:lang w:val="es-ES"/>
              </w:rPr>
            </w:pPr>
            <w:r w:rsidRPr="056189CF">
              <w:rPr>
                <w:rFonts w:ascii="Arial" w:eastAsia="Arial" w:hAnsi="Arial" w:cs="Arial"/>
                <w:lang w:val="es-ES"/>
              </w:rPr>
              <w:t>El sistema debe permitir registrar, actualizar y eliminar datos de la maquinaria.</w:t>
            </w:r>
          </w:p>
          <w:p w14:paraId="2E447A40" w14:textId="39B9D5A4" w:rsidR="092EFF1E" w:rsidRDefault="3D86F9B6" w:rsidP="056189CF">
            <w:pPr>
              <w:pStyle w:val="Prrafodelista"/>
              <w:numPr>
                <w:ilvl w:val="0"/>
                <w:numId w:val="31"/>
              </w:numPr>
              <w:spacing w:after="0"/>
              <w:rPr>
                <w:rFonts w:ascii="Arial" w:eastAsia="Arial" w:hAnsi="Arial" w:cs="Arial"/>
                <w:lang w:val="es-ES"/>
              </w:rPr>
            </w:pPr>
            <w:r w:rsidRPr="056189CF">
              <w:rPr>
                <w:rFonts w:ascii="Arial" w:eastAsia="Arial" w:hAnsi="Arial" w:cs="Arial"/>
                <w:lang w:val="es-ES"/>
              </w:rPr>
              <w:t>Los datos de la maquinaria deben validarse antes de ser guardados.</w:t>
            </w:r>
          </w:p>
        </w:tc>
      </w:tr>
      <w:tr w:rsidR="33EADD3B" w14:paraId="7CF46F51" w14:textId="77777777" w:rsidTr="33EADD3B">
        <w:trPr>
          <w:trHeight w:val="300"/>
        </w:trPr>
        <w:tc>
          <w:tcPr>
            <w:tcW w:w="4530" w:type="dxa"/>
          </w:tcPr>
          <w:p w14:paraId="448E4DFE" w14:textId="76DE97CF" w:rsidR="092EFF1E" w:rsidRDefault="3D86F9B6" w:rsidP="33EADD3B">
            <w:pPr>
              <w:rPr>
                <w:rFonts w:eastAsia="Arial" w:cs="Arial"/>
                <w:sz w:val="20"/>
              </w:rPr>
            </w:pPr>
            <w:r w:rsidRPr="056189CF">
              <w:rPr>
                <w:rFonts w:eastAsia="Arial" w:cs="Arial"/>
                <w:sz w:val="20"/>
              </w:rPr>
              <w:t xml:space="preserve">Como administrador, quiero </w:t>
            </w:r>
            <w:r w:rsidR="16BABEE3" w:rsidRPr="056189CF">
              <w:rPr>
                <w:rFonts w:eastAsia="Arial" w:cs="Arial"/>
                <w:sz w:val="20"/>
              </w:rPr>
              <w:t xml:space="preserve">gestionar la información de los operarios, para tener un mejor control del personal encargo de la maquinaria. </w:t>
            </w:r>
          </w:p>
        </w:tc>
        <w:tc>
          <w:tcPr>
            <w:tcW w:w="4530" w:type="dxa"/>
          </w:tcPr>
          <w:p w14:paraId="051BD8B9" w14:textId="46539DEA" w:rsidR="092EFF1E" w:rsidRDefault="3D86F9B6" w:rsidP="056189CF">
            <w:pPr>
              <w:pStyle w:val="Prrafodelista"/>
              <w:numPr>
                <w:ilvl w:val="0"/>
                <w:numId w:val="30"/>
              </w:numPr>
              <w:rPr>
                <w:lang w:val="es-ES"/>
              </w:rPr>
            </w:pPr>
            <w:r w:rsidRPr="056189CF">
              <w:rPr>
                <w:lang w:val="es-ES"/>
              </w:rPr>
              <w:t>El sistema debe permitir ingresar datos de los operarios</w:t>
            </w:r>
            <w:r w:rsidR="1639C495" w:rsidRPr="056189CF">
              <w:rPr>
                <w:lang w:val="es-ES"/>
              </w:rPr>
              <w:t>.</w:t>
            </w:r>
          </w:p>
          <w:p w14:paraId="1FDF72EA" w14:textId="6DA50846" w:rsidR="092EFF1E" w:rsidRDefault="3D86F9B6" w:rsidP="056189CF">
            <w:pPr>
              <w:pStyle w:val="Prrafodelista"/>
              <w:numPr>
                <w:ilvl w:val="0"/>
                <w:numId w:val="30"/>
              </w:numPr>
              <w:spacing w:after="0"/>
              <w:rPr>
                <w:lang w:val="es-ES"/>
              </w:rPr>
            </w:pPr>
            <w:r w:rsidRPr="056189CF">
              <w:rPr>
                <w:lang w:val="es-ES"/>
              </w:rPr>
              <w:t xml:space="preserve">El sistema debe </w:t>
            </w:r>
            <w:r w:rsidR="56F9B7D6" w:rsidRPr="056189CF">
              <w:rPr>
                <w:lang w:val="es-ES"/>
              </w:rPr>
              <w:t>validar los campos obligatorios.</w:t>
            </w:r>
          </w:p>
        </w:tc>
      </w:tr>
      <w:tr w:rsidR="33EADD3B" w14:paraId="4FD3C413" w14:textId="77777777" w:rsidTr="33EADD3B">
        <w:trPr>
          <w:trHeight w:val="300"/>
        </w:trPr>
        <w:tc>
          <w:tcPr>
            <w:tcW w:w="4530" w:type="dxa"/>
          </w:tcPr>
          <w:p w14:paraId="70F90457" w14:textId="6BF5374E" w:rsidR="64AF8378" w:rsidRDefault="56F9B7D6" w:rsidP="33EADD3B">
            <w:pPr>
              <w:rPr>
                <w:rFonts w:eastAsia="Arial" w:cs="Arial"/>
                <w:sz w:val="20"/>
              </w:rPr>
            </w:pPr>
            <w:r w:rsidRPr="056189CF">
              <w:rPr>
                <w:rFonts w:eastAsia="Arial" w:cs="Arial"/>
                <w:sz w:val="20"/>
              </w:rPr>
              <w:t>Como ingeniero, quiero asignar tareas específicas a los operarios, para optimizar la distribución de trabajo.</w:t>
            </w:r>
          </w:p>
        </w:tc>
        <w:tc>
          <w:tcPr>
            <w:tcW w:w="4530" w:type="dxa"/>
          </w:tcPr>
          <w:p w14:paraId="1FCCBB13" w14:textId="3A58743F" w:rsidR="56F9B7D6" w:rsidRDefault="56F9B7D6" w:rsidP="056189CF">
            <w:pPr>
              <w:pStyle w:val="Prrafodelista"/>
              <w:numPr>
                <w:ilvl w:val="0"/>
                <w:numId w:val="29"/>
              </w:numPr>
              <w:rPr>
                <w:lang w:val="es-ES"/>
              </w:rPr>
            </w:pPr>
            <w:r w:rsidRPr="056189CF">
              <w:rPr>
                <w:lang w:val="es-ES"/>
              </w:rPr>
              <w:t>El sistema debe permitir la asignación de tareas a operarios específicos.</w:t>
            </w:r>
          </w:p>
          <w:p w14:paraId="621A85BE" w14:textId="0E60791D" w:rsidR="56F9B7D6" w:rsidRDefault="56F9B7D6" w:rsidP="056189CF">
            <w:pPr>
              <w:pStyle w:val="Prrafodelista"/>
              <w:numPr>
                <w:ilvl w:val="0"/>
                <w:numId w:val="29"/>
              </w:numPr>
              <w:spacing w:after="0"/>
              <w:rPr>
                <w:lang w:val="es-ES"/>
              </w:rPr>
            </w:pPr>
            <w:r w:rsidRPr="056189CF">
              <w:rPr>
                <w:lang w:val="es-ES"/>
              </w:rPr>
              <w:t xml:space="preserve">El sistema debe validar la correcta </w:t>
            </w:r>
            <w:r w:rsidR="2F1CAA19" w:rsidRPr="056189CF">
              <w:rPr>
                <w:lang w:val="es-ES"/>
              </w:rPr>
              <w:t>asignación</w:t>
            </w:r>
            <w:r w:rsidRPr="056189CF">
              <w:rPr>
                <w:lang w:val="es-ES"/>
              </w:rPr>
              <w:t xml:space="preserve"> a los operarios. </w:t>
            </w:r>
          </w:p>
          <w:p w14:paraId="263B2B92" w14:textId="165C0E0F" w:rsidR="33EADD3B" w:rsidRDefault="33EADD3B" w:rsidP="33EADD3B">
            <w:pPr>
              <w:pStyle w:val="Prrafodelista"/>
              <w:rPr>
                <w:rFonts w:ascii="Arial" w:eastAsia="Arial" w:hAnsi="Arial" w:cs="Arial"/>
                <w:sz w:val="20"/>
                <w:szCs w:val="20"/>
                <w:lang w:val="es-ES"/>
              </w:rPr>
            </w:pPr>
          </w:p>
        </w:tc>
      </w:tr>
      <w:tr w:rsidR="33EADD3B" w14:paraId="1AB54553" w14:textId="77777777" w:rsidTr="33EADD3B">
        <w:trPr>
          <w:trHeight w:val="300"/>
        </w:trPr>
        <w:tc>
          <w:tcPr>
            <w:tcW w:w="4530" w:type="dxa"/>
          </w:tcPr>
          <w:p w14:paraId="222176EA" w14:textId="3C38186A" w:rsidR="6FA322F2" w:rsidRDefault="56F9B7D6" w:rsidP="33EADD3B">
            <w:pPr>
              <w:rPr>
                <w:rFonts w:eastAsia="Arial" w:cs="Arial"/>
                <w:sz w:val="20"/>
              </w:rPr>
            </w:pPr>
            <w:r w:rsidRPr="056189CF">
              <w:rPr>
                <w:rFonts w:eastAsia="Arial" w:cs="Arial"/>
                <w:sz w:val="20"/>
              </w:rPr>
              <w:t>Como ingeniero, quiero validar la disponibilidad de la maquinaria, para planificar su uso de manera eficiente.</w:t>
            </w:r>
          </w:p>
        </w:tc>
        <w:tc>
          <w:tcPr>
            <w:tcW w:w="4530" w:type="dxa"/>
          </w:tcPr>
          <w:p w14:paraId="392F2618" w14:textId="4B068CE9" w:rsidR="0D0CB6FD" w:rsidRDefault="6CC1838D" w:rsidP="056189CF">
            <w:pPr>
              <w:pStyle w:val="Prrafodelista"/>
              <w:numPr>
                <w:ilvl w:val="0"/>
                <w:numId w:val="28"/>
              </w:numPr>
              <w:rPr>
                <w:lang w:val="es-ES"/>
              </w:rPr>
            </w:pPr>
            <w:r w:rsidRPr="056189CF">
              <w:rPr>
                <w:rFonts w:ascii="Arial" w:eastAsia="Arial" w:hAnsi="Arial" w:cs="Arial"/>
                <w:sz w:val="20"/>
                <w:szCs w:val="20"/>
                <w:lang w:val="es-ES"/>
              </w:rPr>
              <w:t>E</w:t>
            </w:r>
            <w:r w:rsidR="48BEC14E" w:rsidRPr="056189CF">
              <w:rPr>
                <w:lang w:val="es-ES"/>
              </w:rPr>
              <w:t>l sistema debe mostrar un estado de disponibilidad de la maquinaria.</w:t>
            </w:r>
          </w:p>
          <w:p w14:paraId="6CEE96D2" w14:textId="2F67469E" w:rsidR="0D0CB6FD" w:rsidRDefault="48BEC14E" w:rsidP="056189CF">
            <w:pPr>
              <w:pStyle w:val="Prrafodelista"/>
              <w:numPr>
                <w:ilvl w:val="0"/>
                <w:numId w:val="28"/>
              </w:numPr>
              <w:spacing w:after="0"/>
              <w:rPr>
                <w:lang w:val="es-ES"/>
              </w:rPr>
            </w:pPr>
            <w:r w:rsidRPr="056189CF">
              <w:rPr>
                <w:lang w:val="es-ES"/>
              </w:rPr>
              <w:t>La funcionalidad de búsqueda debe incluir filtros por estado.</w:t>
            </w:r>
          </w:p>
        </w:tc>
      </w:tr>
      <w:tr w:rsidR="056189CF" w14:paraId="1CF9569A" w14:textId="77777777" w:rsidTr="056189CF">
        <w:trPr>
          <w:trHeight w:val="300"/>
        </w:trPr>
        <w:tc>
          <w:tcPr>
            <w:tcW w:w="4530" w:type="dxa"/>
          </w:tcPr>
          <w:p w14:paraId="4CCA0F52" w14:textId="10BAD871" w:rsidR="0FAEC7F6" w:rsidRDefault="0FAEC7F6" w:rsidP="056189CF">
            <w:pPr>
              <w:rPr>
                <w:rFonts w:eastAsia="Arial" w:cs="Arial"/>
                <w:sz w:val="20"/>
              </w:rPr>
            </w:pPr>
            <w:r w:rsidRPr="056189CF">
              <w:rPr>
                <w:rFonts w:eastAsia="Arial" w:cs="Arial"/>
                <w:sz w:val="20"/>
              </w:rPr>
              <w:t>Como operador, quiero poder consultar las tareas asignadas, para conocer mis responsabilidades diarias.</w:t>
            </w:r>
          </w:p>
        </w:tc>
        <w:tc>
          <w:tcPr>
            <w:tcW w:w="4530" w:type="dxa"/>
          </w:tcPr>
          <w:p w14:paraId="591754EE" w14:textId="2C49EE15" w:rsidR="0FAEC7F6" w:rsidRDefault="0FAEC7F6" w:rsidP="056189CF">
            <w:pPr>
              <w:pStyle w:val="Prrafodelista"/>
              <w:numPr>
                <w:ilvl w:val="0"/>
                <w:numId w:val="28"/>
              </w:numPr>
              <w:rPr>
                <w:lang w:val="es-ES"/>
              </w:rPr>
            </w:pPr>
            <w:r w:rsidRPr="056189CF">
              <w:rPr>
                <w:lang w:val="es-ES"/>
              </w:rPr>
              <w:t>El sistema debe mostrar un resumen de las tareas asignadas al operador.</w:t>
            </w:r>
          </w:p>
          <w:p w14:paraId="54AFC81B" w14:textId="0F8BA66C" w:rsidR="0FAEC7F6" w:rsidRDefault="0FAEC7F6" w:rsidP="056189CF">
            <w:pPr>
              <w:pStyle w:val="Prrafodelista"/>
              <w:numPr>
                <w:ilvl w:val="0"/>
                <w:numId w:val="28"/>
              </w:numPr>
              <w:spacing w:after="0"/>
              <w:rPr>
                <w:lang w:val="es-ES"/>
              </w:rPr>
            </w:pPr>
            <w:r w:rsidRPr="056189CF">
              <w:rPr>
                <w:lang w:val="es-ES"/>
              </w:rPr>
              <w:t>El sistema debe validar que tareas están asignadas a cada operador.</w:t>
            </w:r>
          </w:p>
          <w:p w14:paraId="74347C7D" w14:textId="19625E9F" w:rsidR="056189CF" w:rsidRDefault="056189CF" w:rsidP="056189CF">
            <w:pPr>
              <w:rPr>
                <w:rFonts w:eastAsia="Arial" w:cs="Arial"/>
                <w:sz w:val="20"/>
              </w:rPr>
            </w:pPr>
          </w:p>
        </w:tc>
      </w:tr>
      <w:tr w:rsidR="056189CF" w14:paraId="65FB765F" w14:textId="77777777" w:rsidTr="056189CF">
        <w:trPr>
          <w:trHeight w:val="300"/>
        </w:trPr>
        <w:tc>
          <w:tcPr>
            <w:tcW w:w="4530" w:type="dxa"/>
          </w:tcPr>
          <w:p w14:paraId="57FC73F5" w14:textId="749B9418" w:rsidR="0FAEC7F6" w:rsidRDefault="0FAEC7F6" w:rsidP="056189CF">
            <w:pPr>
              <w:rPr>
                <w:rFonts w:eastAsia="Arial" w:cs="Arial"/>
                <w:sz w:val="20"/>
              </w:rPr>
            </w:pPr>
            <w:r w:rsidRPr="056189CF">
              <w:rPr>
                <w:rFonts w:eastAsia="Arial" w:cs="Arial"/>
                <w:sz w:val="20"/>
              </w:rPr>
              <w:t>Como ingeniero, quiero registrar los datos clave en el parte diario, incluyendo cliente, fecha, lugar de trabajo y placa de la máquina, para llevar un registro adecuado de las operaciones.</w:t>
            </w:r>
          </w:p>
        </w:tc>
        <w:tc>
          <w:tcPr>
            <w:tcW w:w="4530" w:type="dxa"/>
          </w:tcPr>
          <w:p w14:paraId="35A975FF" w14:textId="7F196FD0" w:rsidR="0FAEC7F6" w:rsidRDefault="0FAEC7F6" w:rsidP="056189CF">
            <w:pPr>
              <w:pStyle w:val="Prrafodelista"/>
              <w:numPr>
                <w:ilvl w:val="0"/>
                <w:numId w:val="28"/>
              </w:numPr>
              <w:rPr>
                <w:lang w:val="es-ES"/>
              </w:rPr>
            </w:pPr>
            <w:r w:rsidRPr="056189CF">
              <w:rPr>
                <w:lang w:val="es-ES"/>
              </w:rPr>
              <w:t>El sistema de registro debe permitir la entrada de los datos específicos: cliente, fecha, lugar de trabajo y placa de la máquina.</w:t>
            </w:r>
          </w:p>
          <w:p w14:paraId="391E9A7A" w14:textId="3594CCB1" w:rsidR="0FAEC7F6" w:rsidRDefault="0FAEC7F6" w:rsidP="056189CF">
            <w:pPr>
              <w:pStyle w:val="Prrafodelista"/>
              <w:numPr>
                <w:ilvl w:val="0"/>
                <w:numId w:val="28"/>
              </w:numPr>
              <w:spacing w:after="0"/>
              <w:rPr>
                <w:lang w:val="es-ES"/>
              </w:rPr>
            </w:pPr>
            <w:r w:rsidRPr="056189CF">
              <w:rPr>
                <w:lang w:val="es-ES"/>
              </w:rPr>
              <w:t>El sistema debe validar y confirmar que los datos se guarden correctamente.</w:t>
            </w:r>
          </w:p>
        </w:tc>
      </w:tr>
      <w:tr w:rsidR="056189CF" w14:paraId="5294DAB7" w14:textId="77777777" w:rsidTr="056189CF">
        <w:trPr>
          <w:trHeight w:val="300"/>
        </w:trPr>
        <w:tc>
          <w:tcPr>
            <w:tcW w:w="4530" w:type="dxa"/>
          </w:tcPr>
          <w:p w14:paraId="0253090A" w14:textId="1DF0EC30" w:rsidR="0FAEC7F6" w:rsidRDefault="0FAEC7F6" w:rsidP="056189CF">
            <w:pPr>
              <w:rPr>
                <w:rFonts w:eastAsia="Arial" w:cs="Arial"/>
                <w:sz w:val="20"/>
              </w:rPr>
            </w:pPr>
            <w:r w:rsidRPr="056189CF">
              <w:rPr>
                <w:rFonts w:eastAsia="Arial" w:cs="Arial"/>
                <w:sz w:val="20"/>
              </w:rPr>
              <w:t>Como operador, quiero registrar los detalles del trabajo realizado, incluidas las horas trabajadas y las incidencias, para documentar las actividades completadas.</w:t>
            </w:r>
          </w:p>
        </w:tc>
        <w:tc>
          <w:tcPr>
            <w:tcW w:w="4530" w:type="dxa"/>
          </w:tcPr>
          <w:p w14:paraId="2AA8115C" w14:textId="61E51D70" w:rsidR="0FAEC7F6" w:rsidRDefault="0FAEC7F6" w:rsidP="056189CF">
            <w:pPr>
              <w:pStyle w:val="Prrafodelista"/>
              <w:numPr>
                <w:ilvl w:val="0"/>
                <w:numId w:val="28"/>
              </w:numPr>
              <w:rPr>
                <w:lang w:val="es-ES"/>
              </w:rPr>
            </w:pPr>
            <w:r w:rsidRPr="056189CF">
              <w:rPr>
                <w:lang w:val="es-ES"/>
              </w:rPr>
              <w:t>El sistema debe permitir el ingreso de detalles sobre las horas trabajadas y descripción del trabajo.</w:t>
            </w:r>
          </w:p>
          <w:p w14:paraId="354EAAA7" w14:textId="0C1A9C34" w:rsidR="0FAEC7F6" w:rsidRDefault="0FAEC7F6" w:rsidP="056189CF">
            <w:pPr>
              <w:pStyle w:val="Prrafodelista"/>
              <w:numPr>
                <w:ilvl w:val="0"/>
                <w:numId w:val="28"/>
              </w:numPr>
              <w:spacing w:after="0"/>
              <w:rPr>
                <w:lang w:val="es-ES"/>
              </w:rPr>
            </w:pPr>
            <w:r w:rsidRPr="056189CF">
              <w:rPr>
                <w:lang w:val="es-ES"/>
              </w:rPr>
              <w:t>Debe verificar la completitud de los datos antes de guardarlos.</w:t>
            </w:r>
          </w:p>
        </w:tc>
      </w:tr>
      <w:tr w:rsidR="056189CF" w14:paraId="41DCAC10" w14:textId="77777777" w:rsidTr="056189CF">
        <w:trPr>
          <w:trHeight w:val="300"/>
        </w:trPr>
        <w:tc>
          <w:tcPr>
            <w:tcW w:w="4530" w:type="dxa"/>
          </w:tcPr>
          <w:p w14:paraId="4FFF6020" w14:textId="5CF65D95" w:rsidR="0FAEC7F6" w:rsidRDefault="0FAEC7F6" w:rsidP="056189CF">
            <w:pPr>
              <w:rPr>
                <w:rFonts w:eastAsia="Arial" w:cs="Arial"/>
                <w:sz w:val="20"/>
              </w:rPr>
            </w:pPr>
            <w:r w:rsidRPr="056189CF">
              <w:rPr>
                <w:rFonts w:eastAsia="Arial" w:cs="Arial"/>
                <w:sz w:val="20"/>
              </w:rPr>
              <w:t>Como controlador, quiero poder validar el registro del parte diario, para confirmar la exactitud y conformidad de los datos.</w:t>
            </w:r>
          </w:p>
        </w:tc>
        <w:tc>
          <w:tcPr>
            <w:tcW w:w="4530" w:type="dxa"/>
          </w:tcPr>
          <w:p w14:paraId="2D50582F" w14:textId="38699BAC" w:rsidR="0FAEC7F6" w:rsidRDefault="0FAEC7F6" w:rsidP="056189CF">
            <w:pPr>
              <w:pStyle w:val="Prrafodelista"/>
              <w:numPr>
                <w:ilvl w:val="0"/>
                <w:numId w:val="28"/>
              </w:numPr>
              <w:rPr>
                <w:lang w:val="es-ES"/>
              </w:rPr>
            </w:pPr>
            <w:r w:rsidRPr="056189CF">
              <w:rPr>
                <w:lang w:val="es-ES"/>
              </w:rPr>
              <w:t>El sistema debe permitir la revisión de la conformidad del registro.</w:t>
            </w:r>
          </w:p>
          <w:p w14:paraId="428DB875" w14:textId="153F9462" w:rsidR="0FAEC7F6" w:rsidRDefault="0FAEC7F6" w:rsidP="056189CF">
            <w:pPr>
              <w:pStyle w:val="Prrafodelista"/>
              <w:numPr>
                <w:ilvl w:val="0"/>
                <w:numId w:val="28"/>
              </w:numPr>
              <w:spacing w:after="0"/>
              <w:rPr>
                <w:lang w:val="es-ES"/>
              </w:rPr>
            </w:pPr>
            <w:r w:rsidRPr="056189CF">
              <w:rPr>
                <w:lang w:val="es-ES"/>
              </w:rPr>
              <w:t xml:space="preserve">El sistema debe permitir la validación de la conformidad del registro. </w:t>
            </w:r>
          </w:p>
        </w:tc>
      </w:tr>
      <w:tr w:rsidR="056189CF" w14:paraId="54344EA6" w14:textId="77777777" w:rsidTr="056189CF">
        <w:trPr>
          <w:trHeight w:val="300"/>
        </w:trPr>
        <w:tc>
          <w:tcPr>
            <w:tcW w:w="4530" w:type="dxa"/>
          </w:tcPr>
          <w:p w14:paraId="0FB1144E" w14:textId="1CDC1F99" w:rsidR="1B0F8B62" w:rsidRDefault="1B0F8B62" w:rsidP="056189CF">
            <w:r w:rsidRPr="056189CF">
              <w:rPr>
                <w:rFonts w:eastAsia="Arial" w:cs="Arial"/>
                <w:b/>
                <w:bCs/>
                <w:sz w:val="20"/>
              </w:rPr>
              <w:t>Como supervisor</w:t>
            </w:r>
            <w:r w:rsidRPr="056189CF">
              <w:rPr>
                <w:rFonts w:eastAsia="Arial" w:cs="Arial"/>
                <w:sz w:val="20"/>
              </w:rPr>
              <w:t>, quiero generar reportes de uso y actividades, para evaluar el desempeño y uso de la maquinaria.</w:t>
            </w:r>
          </w:p>
        </w:tc>
        <w:tc>
          <w:tcPr>
            <w:tcW w:w="4530" w:type="dxa"/>
          </w:tcPr>
          <w:p w14:paraId="1625A2F0" w14:textId="0D967ED1" w:rsidR="1B0F8B62" w:rsidRDefault="1B0F8B62" w:rsidP="056189CF">
            <w:pPr>
              <w:pStyle w:val="Prrafodelista"/>
              <w:numPr>
                <w:ilvl w:val="0"/>
                <w:numId w:val="28"/>
              </w:numPr>
              <w:rPr>
                <w:lang w:val="es-ES"/>
              </w:rPr>
            </w:pPr>
            <w:r w:rsidRPr="056189CF">
              <w:rPr>
                <w:lang w:val="es-ES"/>
              </w:rPr>
              <w:t>El sistema debe permitir la generación de reportes con datos detallados.</w:t>
            </w:r>
          </w:p>
          <w:p w14:paraId="3C304C80" w14:textId="1684BCF1" w:rsidR="1B0F8B62" w:rsidRDefault="1B0F8B62" w:rsidP="056189CF">
            <w:pPr>
              <w:pStyle w:val="Prrafodelista"/>
              <w:numPr>
                <w:ilvl w:val="0"/>
                <w:numId w:val="28"/>
              </w:numPr>
              <w:spacing w:after="0"/>
              <w:rPr>
                <w:lang w:val="es-ES"/>
              </w:rPr>
            </w:pPr>
            <w:r w:rsidRPr="056189CF">
              <w:rPr>
                <w:lang w:val="es-ES"/>
              </w:rPr>
              <w:lastRenderedPageBreak/>
              <w:t>Debe permitir exportar los reportes en formatos compatibles.</w:t>
            </w:r>
          </w:p>
        </w:tc>
      </w:tr>
      <w:tr w:rsidR="056189CF" w14:paraId="6D1B726C" w14:textId="77777777" w:rsidTr="056189CF">
        <w:trPr>
          <w:trHeight w:val="300"/>
        </w:trPr>
        <w:tc>
          <w:tcPr>
            <w:tcW w:w="4530" w:type="dxa"/>
          </w:tcPr>
          <w:p w14:paraId="4C91A6DF" w14:textId="6FDA843D" w:rsidR="1B0F8B62" w:rsidRDefault="1B0F8B62" w:rsidP="056189CF">
            <w:r w:rsidRPr="056189CF">
              <w:rPr>
                <w:rFonts w:eastAsia="Arial" w:cs="Arial"/>
                <w:b/>
                <w:bCs/>
                <w:sz w:val="20"/>
              </w:rPr>
              <w:lastRenderedPageBreak/>
              <w:t>Como supervisor</w:t>
            </w:r>
            <w:r w:rsidRPr="056189CF">
              <w:rPr>
                <w:rFonts w:eastAsia="Arial" w:cs="Arial"/>
                <w:sz w:val="20"/>
              </w:rPr>
              <w:t>, quiero consultar reportes generados previamente, para analizar datos históricos.</w:t>
            </w:r>
          </w:p>
        </w:tc>
        <w:tc>
          <w:tcPr>
            <w:tcW w:w="4530" w:type="dxa"/>
          </w:tcPr>
          <w:p w14:paraId="671571D2" w14:textId="6DAA649E" w:rsidR="1B0F8B62" w:rsidRDefault="1B0F8B62" w:rsidP="056189CF">
            <w:pPr>
              <w:pStyle w:val="Prrafodelista"/>
              <w:numPr>
                <w:ilvl w:val="0"/>
                <w:numId w:val="28"/>
              </w:numPr>
              <w:rPr>
                <w:lang w:val="es-ES"/>
              </w:rPr>
            </w:pPr>
            <w:r w:rsidRPr="056189CF">
              <w:rPr>
                <w:lang w:val="es-ES"/>
              </w:rPr>
              <w:t>El sistema debe permitir buscar y visualizar reportes.</w:t>
            </w:r>
          </w:p>
          <w:p w14:paraId="6144FA8E" w14:textId="2CFC04B7" w:rsidR="1B0F8B62" w:rsidRDefault="1B0F8B62" w:rsidP="056189CF">
            <w:pPr>
              <w:pStyle w:val="Prrafodelista"/>
              <w:numPr>
                <w:ilvl w:val="0"/>
                <w:numId w:val="28"/>
              </w:numPr>
              <w:spacing w:after="0"/>
              <w:rPr>
                <w:lang w:val="es-ES"/>
              </w:rPr>
            </w:pPr>
            <w:r w:rsidRPr="056189CF">
              <w:rPr>
                <w:lang w:val="es-ES"/>
              </w:rPr>
              <w:t xml:space="preserve">El sistema debe permitir la revisión de los reportes. </w:t>
            </w:r>
          </w:p>
        </w:tc>
      </w:tr>
    </w:tbl>
    <w:p w14:paraId="093BD410" w14:textId="2756B314" w:rsidR="00A77BEF" w:rsidRDefault="00A77BEF" w:rsidP="00A77BEF">
      <w:pPr>
        <w:pStyle w:val="Ttulo1"/>
      </w:pPr>
      <w:bookmarkStart w:id="7" w:name="_Toc181197723"/>
      <w:r>
        <w:t>Análisis y Diseño</w:t>
      </w:r>
      <w:r w:rsidR="00F77103">
        <w:t xml:space="preserve"> conceptual</w:t>
      </w:r>
      <w:bookmarkEnd w:id="7"/>
      <w:r w:rsidR="00F77103">
        <w:t xml:space="preserve"> </w:t>
      </w:r>
    </w:p>
    <w:p w14:paraId="574326EA" w14:textId="77777777" w:rsidR="00A77BEF" w:rsidRDefault="00A77BEF" w:rsidP="00A77BEF">
      <w:pPr>
        <w:pStyle w:val="Ttulo2"/>
      </w:pPr>
      <w:bookmarkStart w:id="8" w:name="_Toc181197724"/>
      <w:r>
        <w:t>Diagrama de casos de uso</w:t>
      </w:r>
      <w:bookmarkEnd w:id="8"/>
    </w:p>
    <w:p w14:paraId="1979F18A" w14:textId="5F57A18B" w:rsidR="00D34320" w:rsidRDefault="00D34320" w:rsidP="00D34320">
      <w:pPr>
        <w:pStyle w:val="NormalWeb"/>
        <w:rPr>
          <w:lang w:val="es-PE" w:eastAsia="es-PE"/>
        </w:rPr>
      </w:pPr>
      <w:r>
        <w:rPr>
          <w:noProof/>
        </w:rPr>
        <w:drawing>
          <wp:inline distT="0" distB="0" distL="0" distR="0" wp14:anchorId="0832A1E8" wp14:editId="19A162CA">
            <wp:extent cx="5400040" cy="4757420"/>
            <wp:effectExtent l="0" t="0" r="0" b="5080"/>
            <wp:docPr id="352187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757420"/>
                    </a:xfrm>
                    <a:prstGeom prst="rect">
                      <a:avLst/>
                    </a:prstGeom>
                    <a:noFill/>
                    <a:ln>
                      <a:noFill/>
                    </a:ln>
                  </pic:spPr>
                </pic:pic>
              </a:graphicData>
            </a:graphic>
          </wp:inline>
        </w:drawing>
      </w:r>
    </w:p>
    <w:p w14:paraId="61365ECE" w14:textId="35F3E910" w:rsidR="002C42A1" w:rsidRPr="002C42A1" w:rsidRDefault="002C42A1" w:rsidP="002C42A1">
      <w:pPr>
        <w:rPr>
          <w:lang w:val="es-ES_tradnl" w:eastAsia="ja-JP"/>
        </w:rPr>
      </w:pPr>
    </w:p>
    <w:p w14:paraId="0CB454F7" w14:textId="77777777" w:rsidR="00A77BEF" w:rsidRDefault="00A77BEF" w:rsidP="00A77BEF">
      <w:pPr>
        <w:pStyle w:val="Ttulo2"/>
      </w:pPr>
      <w:bookmarkStart w:id="9" w:name="_Toc181197725"/>
      <w:r>
        <w:t>Descripción de los casos de uso principales</w:t>
      </w:r>
      <w:bookmarkEnd w:id="9"/>
    </w:p>
    <w:tbl>
      <w:tblPr>
        <w:tblW w:w="0" w:type="auto"/>
        <w:tblInd w:w="105" w:type="dxa"/>
        <w:tblLayout w:type="fixed"/>
        <w:tblLook w:val="06A0" w:firstRow="1" w:lastRow="0" w:firstColumn="1" w:lastColumn="0" w:noHBand="1" w:noVBand="1"/>
      </w:tblPr>
      <w:tblGrid>
        <w:gridCol w:w="2366"/>
        <w:gridCol w:w="2741"/>
        <w:gridCol w:w="3953"/>
      </w:tblGrid>
      <w:tr w:rsidR="33970F90" w14:paraId="1BF0416D" w14:textId="77777777" w:rsidTr="33970F90">
        <w:trPr>
          <w:trHeight w:val="300"/>
        </w:trPr>
        <w:tc>
          <w:tcPr>
            <w:tcW w:w="2366" w:type="dxa"/>
            <w:tcBorders>
              <w:top w:val="single" w:sz="8" w:space="0" w:color="auto"/>
              <w:left w:val="single" w:sz="8" w:space="0" w:color="auto"/>
              <w:bottom w:val="single" w:sz="8" w:space="0" w:color="auto"/>
              <w:right w:val="single" w:sz="8" w:space="0" w:color="auto"/>
            </w:tcBorders>
            <w:tcMar>
              <w:left w:w="108" w:type="dxa"/>
              <w:right w:w="108" w:type="dxa"/>
            </w:tcMar>
          </w:tcPr>
          <w:p w14:paraId="421067B2" w14:textId="3434E4C4" w:rsidR="33970F90" w:rsidRDefault="33970F90" w:rsidP="33970F90">
            <w:pPr>
              <w:spacing w:after="200" w:line="300" w:lineRule="auto"/>
              <w:ind w:left="34"/>
              <w:rPr>
                <w:rFonts w:eastAsia="Arial" w:cs="Arial"/>
                <w:b/>
                <w:bCs/>
                <w:szCs w:val="22"/>
              </w:rPr>
            </w:pPr>
            <w:r w:rsidRPr="33970F90">
              <w:rPr>
                <w:rFonts w:eastAsia="Arial" w:cs="Arial"/>
                <w:b/>
                <w:bCs/>
                <w:szCs w:val="22"/>
              </w:rPr>
              <w:t>Código:  001</w:t>
            </w:r>
          </w:p>
        </w:tc>
        <w:tc>
          <w:tcPr>
            <w:tcW w:w="66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26B8F90" w14:textId="6FAB8B25" w:rsidR="33970F90" w:rsidRDefault="33970F90" w:rsidP="33970F90">
            <w:pPr>
              <w:spacing w:after="200" w:line="300" w:lineRule="auto"/>
              <w:ind w:left="34"/>
              <w:rPr>
                <w:rFonts w:eastAsia="Arial" w:cs="Arial"/>
                <w:b/>
                <w:bCs/>
                <w:szCs w:val="22"/>
              </w:rPr>
            </w:pPr>
            <w:r w:rsidRPr="33970F90">
              <w:rPr>
                <w:rFonts w:eastAsia="Arial" w:cs="Arial"/>
                <w:b/>
                <w:bCs/>
                <w:szCs w:val="22"/>
              </w:rPr>
              <w:t>Nombre:  Gestionar Clientes</w:t>
            </w:r>
          </w:p>
        </w:tc>
      </w:tr>
      <w:tr w:rsidR="33970F90" w14:paraId="17177BE8" w14:textId="77777777" w:rsidTr="33970F90">
        <w:trPr>
          <w:trHeight w:val="270"/>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BD465B8" w14:textId="07C9F62D" w:rsidR="33970F90" w:rsidRDefault="33970F90" w:rsidP="33970F90">
            <w:pPr>
              <w:spacing w:after="200" w:line="300" w:lineRule="auto"/>
              <w:ind w:left="34"/>
              <w:rPr>
                <w:rFonts w:eastAsia="Arial" w:cs="Arial"/>
                <w:b/>
                <w:bCs/>
                <w:szCs w:val="22"/>
              </w:rPr>
            </w:pPr>
            <w:r w:rsidRPr="33970F90">
              <w:rPr>
                <w:rFonts w:eastAsia="Arial" w:cs="Arial"/>
                <w:b/>
                <w:bCs/>
                <w:szCs w:val="22"/>
              </w:rPr>
              <w:t>Descripción:  Describe la interacción del sistema con el administrador para crear, modificar o eliminar un cliente.</w:t>
            </w:r>
          </w:p>
          <w:p w14:paraId="6A223C4D" w14:textId="5836F613"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tc>
      </w:tr>
      <w:tr w:rsidR="33970F90" w14:paraId="12B1F73D" w14:textId="77777777" w:rsidTr="33970F90">
        <w:trPr>
          <w:trHeight w:val="330"/>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69D4101" w14:textId="1C777A95" w:rsidR="33970F90" w:rsidRDefault="33970F90" w:rsidP="33970F90">
            <w:pPr>
              <w:spacing w:after="200" w:line="300" w:lineRule="auto"/>
              <w:ind w:left="34"/>
              <w:rPr>
                <w:rFonts w:eastAsia="Arial" w:cs="Arial"/>
                <w:b/>
                <w:bCs/>
                <w:szCs w:val="22"/>
              </w:rPr>
            </w:pPr>
            <w:r w:rsidRPr="33970F90">
              <w:rPr>
                <w:rFonts w:eastAsia="Arial" w:cs="Arial"/>
                <w:b/>
                <w:bCs/>
                <w:szCs w:val="22"/>
              </w:rPr>
              <w:lastRenderedPageBreak/>
              <w:t>Actores:  Administrador</w:t>
            </w:r>
          </w:p>
        </w:tc>
      </w:tr>
      <w:tr w:rsidR="33970F90" w14:paraId="33D4F06D" w14:textId="77777777" w:rsidTr="33970F90">
        <w:trPr>
          <w:trHeight w:val="135"/>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44E510E" w14:textId="6419845C" w:rsidR="33970F90" w:rsidRDefault="33970F90" w:rsidP="33970F90">
            <w:pPr>
              <w:spacing w:after="200" w:line="300" w:lineRule="auto"/>
              <w:ind w:left="34"/>
              <w:rPr>
                <w:rFonts w:eastAsia="Arial" w:cs="Arial"/>
                <w:b/>
                <w:bCs/>
                <w:szCs w:val="22"/>
              </w:rPr>
            </w:pPr>
            <w:r w:rsidRPr="33970F90">
              <w:rPr>
                <w:rFonts w:eastAsia="Arial" w:cs="Arial"/>
                <w:b/>
                <w:bCs/>
                <w:szCs w:val="22"/>
              </w:rPr>
              <w:t>Pre-condición: haber ingresado con las credenciales de administrador</w:t>
            </w:r>
          </w:p>
        </w:tc>
      </w:tr>
      <w:tr w:rsidR="33970F90" w14:paraId="46DBC7CF" w14:textId="77777777" w:rsidTr="33970F90">
        <w:trPr>
          <w:trHeight w:val="5820"/>
        </w:trPr>
        <w:tc>
          <w:tcPr>
            <w:tcW w:w="510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89F18B0" w14:textId="798A00BD" w:rsidR="33970F90" w:rsidRDefault="33970F90" w:rsidP="33970F90">
            <w:pPr>
              <w:spacing w:after="200" w:line="300" w:lineRule="auto"/>
              <w:ind w:left="34"/>
              <w:rPr>
                <w:rFonts w:eastAsia="Arial" w:cs="Arial"/>
                <w:b/>
                <w:bCs/>
                <w:szCs w:val="22"/>
              </w:rPr>
            </w:pPr>
            <w:r w:rsidRPr="33970F90">
              <w:rPr>
                <w:rFonts w:eastAsia="Arial" w:cs="Arial"/>
                <w:b/>
                <w:bCs/>
                <w:szCs w:val="22"/>
              </w:rPr>
              <w:t>Flujo básico</w:t>
            </w:r>
          </w:p>
          <w:p w14:paraId="4D87591E" w14:textId="47102023" w:rsidR="33970F90" w:rsidRDefault="33970F90" w:rsidP="33970F90">
            <w:pPr>
              <w:pStyle w:val="Prrafodelista"/>
              <w:numPr>
                <w:ilvl w:val="0"/>
                <w:numId w:val="41"/>
              </w:numPr>
              <w:spacing w:after="0" w:line="300" w:lineRule="auto"/>
              <w:ind w:left="1080"/>
              <w:jc w:val="both"/>
              <w:rPr>
                <w:rFonts w:ascii="Arial" w:eastAsia="Arial" w:hAnsi="Arial" w:cs="Arial"/>
                <w:b/>
                <w:bCs/>
              </w:rPr>
            </w:pPr>
            <w:r w:rsidRPr="33970F90">
              <w:rPr>
                <w:rFonts w:ascii="Arial" w:eastAsia="Arial" w:hAnsi="Arial" w:cs="Arial"/>
                <w:b/>
                <w:bCs/>
                <w:lang w:val="es"/>
              </w:rPr>
              <w:t>El sistema debe mostrar las opciones que puede realizar: Crear Cliente, Modificar Cliente o Eliminar Cliente</w:t>
            </w:r>
            <w:r w:rsidRPr="33970F90">
              <w:rPr>
                <w:rFonts w:ascii="Arial" w:eastAsia="Arial" w:hAnsi="Arial" w:cs="Arial"/>
                <w:b/>
                <w:bCs/>
              </w:rPr>
              <w:t xml:space="preserve"> </w:t>
            </w:r>
          </w:p>
          <w:p w14:paraId="22E646E8" w14:textId="1FF37C56" w:rsidR="33970F90" w:rsidRDefault="33970F90" w:rsidP="33970F90">
            <w:pPr>
              <w:pStyle w:val="Prrafodelista"/>
              <w:numPr>
                <w:ilvl w:val="0"/>
                <w:numId w:val="41"/>
              </w:numPr>
              <w:spacing w:after="0" w:line="300" w:lineRule="auto"/>
              <w:ind w:left="1080"/>
              <w:jc w:val="both"/>
              <w:rPr>
                <w:rFonts w:ascii="Arial" w:eastAsia="Arial" w:hAnsi="Arial" w:cs="Arial"/>
                <w:b/>
                <w:bCs/>
              </w:rPr>
            </w:pPr>
            <w:r w:rsidRPr="33970F90">
              <w:rPr>
                <w:rFonts w:ascii="Arial" w:eastAsia="Arial" w:hAnsi="Arial" w:cs="Arial"/>
                <w:b/>
                <w:bCs/>
                <w:lang w:val="es"/>
              </w:rPr>
              <w:t>El Administrador debe seleccionar una opción, si selecciona:</w:t>
            </w:r>
            <w:r w:rsidRPr="33970F90">
              <w:rPr>
                <w:rFonts w:ascii="Arial" w:eastAsia="Arial" w:hAnsi="Arial" w:cs="Arial"/>
                <w:b/>
                <w:bCs/>
              </w:rPr>
              <w:t xml:space="preserve"> </w:t>
            </w:r>
          </w:p>
          <w:p w14:paraId="2F34A5B4" w14:textId="61583614" w:rsidR="33970F90" w:rsidRDefault="33970F90" w:rsidP="33970F90">
            <w:pPr>
              <w:pStyle w:val="Prrafodelista"/>
              <w:numPr>
                <w:ilvl w:val="0"/>
                <w:numId w:val="41"/>
              </w:numPr>
              <w:spacing w:after="0" w:line="300" w:lineRule="auto"/>
              <w:ind w:left="1080"/>
              <w:jc w:val="both"/>
              <w:rPr>
                <w:rFonts w:ascii="Arial" w:eastAsia="Arial" w:hAnsi="Arial" w:cs="Arial"/>
                <w:b/>
                <w:bCs/>
              </w:rPr>
            </w:pPr>
            <w:r w:rsidRPr="33970F90">
              <w:rPr>
                <w:rFonts w:ascii="Arial" w:eastAsia="Arial" w:hAnsi="Arial" w:cs="Arial"/>
                <w:b/>
                <w:bCs/>
                <w:lang w:val="es"/>
              </w:rPr>
              <w:t>Crear Cliente: El sistema permitirá añadir los datos del cliente: nombre, apellido, dirección, teléfono y DNI. Luego se verificará que cada campo esté debidamente llenado y en el formato correcto. Una vez validados los datos, el sistema los guardará en la base de datos.</w:t>
            </w:r>
            <w:r w:rsidRPr="33970F90">
              <w:rPr>
                <w:rFonts w:ascii="Arial" w:eastAsia="Arial" w:hAnsi="Arial" w:cs="Arial"/>
                <w:b/>
                <w:bCs/>
              </w:rPr>
              <w:t xml:space="preserve"> </w:t>
            </w:r>
          </w:p>
          <w:p w14:paraId="4DF9DDBE" w14:textId="67B9E6EE" w:rsidR="33970F90" w:rsidRDefault="33970F90" w:rsidP="33970F90">
            <w:pPr>
              <w:pStyle w:val="Prrafodelista"/>
              <w:numPr>
                <w:ilvl w:val="0"/>
                <w:numId w:val="41"/>
              </w:numPr>
              <w:spacing w:after="0" w:line="300" w:lineRule="auto"/>
              <w:ind w:left="1080"/>
              <w:jc w:val="both"/>
              <w:rPr>
                <w:rFonts w:ascii="Arial" w:eastAsia="Arial" w:hAnsi="Arial" w:cs="Arial"/>
                <w:b/>
                <w:bCs/>
              </w:rPr>
            </w:pPr>
            <w:r w:rsidRPr="33970F90">
              <w:rPr>
                <w:rFonts w:ascii="Arial" w:eastAsia="Arial" w:hAnsi="Arial" w:cs="Arial"/>
                <w:b/>
                <w:bCs/>
                <w:lang w:val="es"/>
              </w:rPr>
              <w:t>Modificar Cliente: El sistema debe mostrar un campo de búsqueda para ingresar el ID, nombre o apellido del cliente. Una vez ingresada la información, el sistema mostrará las coincidencias disponibles para facilitar la selección del cliente deseado. Al seleccionar un cliente, se mostrará toda la información del cliente y los campos editables. Luego de realizar las modificaciones, el sistema guardará los cambios realizados.</w:t>
            </w:r>
            <w:r w:rsidRPr="33970F90">
              <w:rPr>
                <w:rFonts w:ascii="Arial" w:eastAsia="Arial" w:hAnsi="Arial" w:cs="Arial"/>
                <w:b/>
                <w:bCs/>
              </w:rPr>
              <w:t xml:space="preserve"> </w:t>
            </w:r>
          </w:p>
          <w:p w14:paraId="221EF088" w14:textId="579D5B05" w:rsidR="33970F90" w:rsidRDefault="33970F90" w:rsidP="33970F90">
            <w:pPr>
              <w:pStyle w:val="Prrafodelista"/>
              <w:numPr>
                <w:ilvl w:val="0"/>
                <w:numId w:val="41"/>
              </w:numPr>
              <w:spacing w:after="0" w:line="300" w:lineRule="auto"/>
              <w:ind w:left="1080"/>
              <w:jc w:val="both"/>
              <w:rPr>
                <w:rFonts w:ascii="Arial" w:eastAsia="Arial" w:hAnsi="Arial" w:cs="Arial"/>
                <w:b/>
                <w:bCs/>
              </w:rPr>
            </w:pPr>
            <w:r w:rsidRPr="33970F90">
              <w:rPr>
                <w:rFonts w:ascii="Arial" w:eastAsia="Arial" w:hAnsi="Arial" w:cs="Arial"/>
                <w:b/>
                <w:bCs/>
                <w:lang w:val="es"/>
              </w:rPr>
              <w:t xml:space="preserve">Eliminar Cliente: El sistema mostrará un campo donde se puede ingresar el ID, nombre o apellido del cliente para buscarlo. El sistema mostrará las coincidencias encontradas para que el administrador seleccione el cliente que desea eliminar. Una vez seleccionado, se mostrará un mensaje de confirmación para asegurar que el administrador desea </w:t>
            </w:r>
            <w:r w:rsidRPr="33970F90">
              <w:rPr>
                <w:rFonts w:ascii="Arial" w:eastAsia="Arial" w:hAnsi="Arial" w:cs="Arial"/>
                <w:b/>
                <w:bCs/>
                <w:lang w:val="es"/>
              </w:rPr>
              <w:lastRenderedPageBreak/>
              <w:t>proceder con la eliminación del cliente.</w:t>
            </w:r>
            <w:r w:rsidRPr="33970F90">
              <w:rPr>
                <w:rFonts w:ascii="Arial" w:eastAsia="Arial" w:hAnsi="Arial" w:cs="Arial"/>
                <w:b/>
                <w:bCs/>
              </w:rPr>
              <w:t xml:space="preserve"> </w:t>
            </w:r>
          </w:p>
        </w:tc>
        <w:tc>
          <w:tcPr>
            <w:tcW w:w="3953" w:type="dxa"/>
            <w:tcBorders>
              <w:top w:val="nil"/>
              <w:left w:val="nil"/>
              <w:bottom w:val="single" w:sz="8" w:space="0" w:color="auto"/>
              <w:right w:val="single" w:sz="8" w:space="0" w:color="auto"/>
            </w:tcBorders>
            <w:tcMar>
              <w:left w:w="108" w:type="dxa"/>
              <w:right w:w="108" w:type="dxa"/>
            </w:tcMar>
          </w:tcPr>
          <w:p w14:paraId="17678D3C" w14:textId="1A9FD1F1" w:rsidR="33970F90" w:rsidRDefault="33970F90" w:rsidP="33970F90">
            <w:pPr>
              <w:spacing w:after="200" w:line="300" w:lineRule="auto"/>
              <w:ind w:left="34"/>
              <w:rPr>
                <w:rFonts w:eastAsia="Arial" w:cs="Arial"/>
                <w:b/>
                <w:bCs/>
                <w:szCs w:val="22"/>
              </w:rPr>
            </w:pPr>
            <w:r w:rsidRPr="33970F90">
              <w:rPr>
                <w:rFonts w:eastAsia="Arial" w:cs="Arial"/>
                <w:b/>
                <w:bCs/>
                <w:szCs w:val="22"/>
              </w:rPr>
              <w:lastRenderedPageBreak/>
              <w:t>Flujo Alternativo</w:t>
            </w:r>
          </w:p>
          <w:p w14:paraId="3858A049" w14:textId="01C9ED8B"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11ECCA3D" w14:textId="3E48C35D"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0DE961C7" w14:textId="745658DC"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1F6477B0" w14:textId="4DE0DD13"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27FEE237" w14:textId="7F4D1858" w:rsidR="33970F90" w:rsidRDefault="33970F90" w:rsidP="33970F90">
            <w:pPr>
              <w:pStyle w:val="Prrafodelista"/>
              <w:numPr>
                <w:ilvl w:val="1"/>
                <w:numId w:val="40"/>
              </w:numPr>
              <w:spacing w:after="0" w:line="300" w:lineRule="auto"/>
              <w:ind w:left="720"/>
              <w:jc w:val="both"/>
              <w:rPr>
                <w:rFonts w:ascii="Arial" w:eastAsia="Arial" w:hAnsi="Arial" w:cs="Arial"/>
                <w:b/>
                <w:bCs/>
              </w:rPr>
            </w:pPr>
            <w:r w:rsidRPr="33970F90">
              <w:rPr>
                <w:rFonts w:ascii="Arial" w:eastAsia="Arial" w:hAnsi="Arial" w:cs="Arial"/>
                <w:b/>
                <w:bCs/>
              </w:rPr>
              <w:t>Si el administrador no ingresa todos los campos, el sistema notificará que falta completar estos campos.</w:t>
            </w:r>
          </w:p>
          <w:p w14:paraId="550F4E2F" w14:textId="5F05C9BE"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05B71278" w14:textId="77694514"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1AFE117C" w14:textId="42A90D23" w:rsidR="33970F90" w:rsidRDefault="33970F90" w:rsidP="33970F90">
            <w:pPr>
              <w:pStyle w:val="Prrafodelista"/>
              <w:numPr>
                <w:ilvl w:val="0"/>
                <w:numId w:val="40"/>
              </w:numPr>
              <w:spacing w:after="0" w:line="300" w:lineRule="auto"/>
              <w:jc w:val="both"/>
              <w:rPr>
                <w:rFonts w:ascii="Arial" w:eastAsia="Arial" w:hAnsi="Arial" w:cs="Arial"/>
                <w:b/>
                <w:bCs/>
              </w:rPr>
            </w:pPr>
            <w:r w:rsidRPr="33970F90">
              <w:rPr>
                <w:rFonts w:ascii="Arial" w:eastAsia="Arial" w:hAnsi="Arial" w:cs="Arial"/>
                <w:b/>
                <w:bCs/>
              </w:rPr>
              <w:t>Si los campos ingresados son incorrectos, el administrador tendrá que ingresar datos validos en estos campos.</w:t>
            </w:r>
          </w:p>
          <w:p w14:paraId="7297E249" w14:textId="337025B9"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752DA696" w14:textId="3A55A8B8"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4AEF8D98" w14:textId="596A3ED6"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6ED50029" w14:textId="3AE76BF9"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152DFAA1" w14:textId="05E235DE" w:rsidR="33970F90" w:rsidRDefault="33970F90" w:rsidP="056189CF">
            <w:pPr>
              <w:spacing w:line="300" w:lineRule="auto"/>
              <w:rPr>
                <w:rFonts w:eastAsia="Arial" w:cs="Arial"/>
                <w:b/>
              </w:rPr>
            </w:pPr>
          </w:p>
        </w:tc>
      </w:tr>
      <w:tr w:rsidR="33970F90" w14:paraId="06B756E8" w14:textId="77777777" w:rsidTr="33970F90">
        <w:trPr>
          <w:trHeight w:val="75"/>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9DE2D95" w14:textId="37630776" w:rsidR="33970F90" w:rsidRDefault="33970F90" w:rsidP="33970F90">
            <w:pPr>
              <w:spacing w:after="200" w:line="300" w:lineRule="auto"/>
              <w:ind w:left="34"/>
              <w:rPr>
                <w:rFonts w:ascii="Calibri" w:eastAsia="Calibri" w:hAnsi="Calibri" w:cs="Calibri"/>
                <w:szCs w:val="22"/>
              </w:rPr>
            </w:pPr>
            <w:r w:rsidRPr="33970F90">
              <w:rPr>
                <w:rFonts w:eastAsia="Arial" w:cs="Arial"/>
                <w:b/>
                <w:bCs/>
                <w:szCs w:val="22"/>
              </w:rPr>
              <w:t>Post-condición .</w:t>
            </w:r>
            <w:r w:rsidRPr="33970F90">
              <w:rPr>
                <w:rFonts w:ascii="Calibri" w:eastAsia="Calibri" w:hAnsi="Calibri" w:cs="Calibri"/>
                <w:szCs w:val="22"/>
              </w:rPr>
              <w:t xml:space="preserve">  Se mostrará un mensaje confirmando la operación realizada por el administrador.</w:t>
            </w:r>
          </w:p>
          <w:p w14:paraId="738E6491" w14:textId="55DBF2CA" w:rsidR="33970F90" w:rsidRDefault="33970F90" w:rsidP="33970F90">
            <w:pPr>
              <w:spacing w:after="200" w:line="300" w:lineRule="auto"/>
              <w:ind w:left="34"/>
              <w:rPr>
                <w:rFonts w:ascii="Calibri" w:eastAsia="Calibri" w:hAnsi="Calibri" w:cs="Calibri"/>
                <w:szCs w:val="22"/>
              </w:rPr>
            </w:pPr>
            <w:r w:rsidRPr="33970F90">
              <w:rPr>
                <w:rFonts w:ascii="Calibri" w:eastAsia="Calibri" w:hAnsi="Calibri" w:cs="Calibri"/>
                <w:szCs w:val="22"/>
              </w:rPr>
              <w:t xml:space="preserve"> </w:t>
            </w:r>
          </w:p>
        </w:tc>
      </w:tr>
      <w:tr w:rsidR="33970F90" w14:paraId="2727F7CF" w14:textId="77777777" w:rsidTr="33970F90">
        <w:trPr>
          <w:trHeight w:val="300"/>
        </w:trPr>
        <w:tc>
          <w:tcPr>
            <w:tcW w:w="2366" w:type="dxa"/>
            <w:tcBorders>
              <w:top w:val="single" w:sz="8" w:space="0" w:color="auto"/>
              <w:left w:val="nil"/>
              <w:bottom w:val="nil"/>
              <w:right w:val="nil"/>
            </w:tcBorders>
            <w:vAlign w:val="center"/>
          </w:tcPr>
          <w:p w14:paraId="2C817B08" w14:textId="3CBF47B1" w:rsidR="33970F90" w:rsidRDefault="33970F90" w:rsidP="33970F90">
            <w:pPr>
              <w:rPr>
                <w:szCs w:val="22"/>
              </w:rPr>
            </w:pPr>
          </w:p>
        </w:tc>
        <w:tc>
          <w:tcPr>
            <w:tcW w:w="2741" w:type="dxa"/>
            <w:tcBorders>
              <w:top w:val="nil"/>
              <w:left w:val="nil"/>
              <w:bottom w:val="nil"/>
              <w:right w:val="nil"/>
            </w:tcBorders>
            <w:vAlign w:val="center"/>
          </w:tcPr>
          <w:p w14:paraId="51217DD9" w14:textId="40D5E521" w:rsidR="33970F90" w:rsidRDefault="33970F90" w:rsidP="33970F90">
            <w:pPr>
              <w:rPr>
                <w:szCs w:val="22"/>
              </w:rPr>
            </w:pPr>
          </w:p>
        </w:tc>
        <w:tc>
          <w:tcPr>
            <w:tcW w:w="3953" w:type="dxa"/>
            <w:tcBorders>
              <w:top w:val="nil"/>
              <w:left w:val="nil"/>
              <w:bottom w:val="nil"/>
              <w:right w:val="nil"/>
            </w:tcBorders>
            <w:vAlign w:val="center"/>
          </w:tcPr>
          <w:p w14:paraId="07DA46FB" w14:textId="307D701C" w:rsidR="33970F90" w:rsidRDefault="33970F90" w:rsidP="33970F90">
            <w:pPr>
              <w:rPr>
                <w:szCs w:val="22"/>
              </w:rPr>
            </w:pPr>
          </w:p>
        </w:tc>
      </w:tr>
    </w:tbl>
    <w:p w14:paraId="34753F12" w14:textId="6DD9106C" w:rsidR="379A48F1" w:rsidRDefault="379A48F1" w:rsidP="33970F90">
      <w:pPr>
        <w:spacing w:after="200" w:line="276" w:lineRule="auto"/>
        <w:rPr>
          <w:rFonts w:ascii="Calibri" w:eastAsia="Calibri" w:hAnsi="Calibri" w:cs="Calibri"/>
          <w:szCs w:val="22"/>
        </w:rPr>
      </w:pPr>
      <w:r w:rsidRPr="33970F90">
        <w:rPr>
          <w:rFonts w:ascii="Calibri" w:eastAsia="Calibri" w:hAnsi="Calibri" w:cs="Calibri"/>
          <w:szCs w:val="22"/>
        </w:rPr>
        <w:t xml:space="preserve"> </w:t>
      </w:r>
    </w:p>
    <w:p w14:paraId="5F4513FD" w14:textId="0034AEC1" w:rsidR="33970F90" w:rsidRDefault="33970F90" w:rsidP="33970F90">
      <w:pPr>
        <w:spacing w:after="200" w:line="276" w:lineRule="auto"/>
        <w:rPr>
          <w:rFonts w:ascii="Calibri" w:eastAsia="Calibri" w:hAnsi="Calibri" w:cs="Calibri"/>
          <w:szCs w:val="22"/>
        </w:rPr>
      </w:pPr>
    </w:p>
    <w:tbl>
      <w:tblPr>
        <w:tblW w:w="0" w:type="auto"/>
        <w:tblInd w:w="105" w:type="dxa"/>
        <w:tblLayout w:type="fixed"/>
        <w:tblLook w:val="06A0" w:firstRow="1" w:lastRow="0" w:firstColumn="1" w:lastColumn="0" w:noHBand="1" w:noVBand="1"/>
      </w:tblPr>
      <w:tblGrid>
        <w:gridCol w:w="2354"/>
        <w:gridCol w:w="2717"/>
        <w:gridCol w:w="3989"/>
      </w:tblGrid>
      <w:tr w:rsidR="33970F90" w14:paraId="05B0C42D" w14:textId="77777777" w:rsidTr="33970F90">
        <w:trPr>
          <w:trHeight w:val="300"/>
        </w:trPr>
        <w:tc>
          <w:tcPr>
            <w:tcW w:w="2354" w:type="dxa"/>
            <w:tcBorders>
              <w:top w:val="single" w:sz="8" w:space="0" w:color="auto"/>
              <w:left w:val="single" w:sz="8" w:space="0" w:color="auto"/>
              <w:bottom w:val="single" w:sz="8" w:space="0" w:color="auto"/>
              <w:right w:val="single" w:sz="8" w:space="0" w:color="auto"/>
            </w:tcBorders>
            <w:tcMar>
              <w:left w:w="108" w:type="dxa"/>
              <w:right w:w="108" w:type="dxa"/>
            </w:tcMar>
          </w:tcPr>
          <w:p w14:paraId="248821F4" w14:textId="432F329F" w:rsidR="33970F90" w:rsidRDefault="33970F90" w:rsidP="33970F90">
            <w:pPr>
              <w:spacing w:after="200" w:line="300" w:lineRule="auto"/>
              <w:ind w:left="34"/>
              <w:rPr>
                <w:rFonts w:eastAsia="Arial" w:cs="Arial"/>
                <w:b/>
                <w:bCs/>
                <w:szCs w:val="22"/>
              </w:rPr>
            </w:pPr>
            <w:r w:rsidRPr="33970F90">
              <w:rPr>
                <w:rFonts w:eastAsia="Arial" w:cs="Arial"/>
                <w:b/>
                <w:bCs/>
                <w:szCs w:val="22"/>
              </w:rPr>
              <w:t>Código:  002</w:t>
            </w:r>
          </w:p>
        </w:tc>
        <w:tc>
          <w:tcPr>
            <w:tcW w:w="670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4271ABE" w14:textId="3E69FBE9" w:rsidR="33970F90" w:rsidRDefault="33970F90" w:rsidP="33970F90">
            <w:pPr>
              <w:spacing w:after="200" w:line="300" w:lineRule="auto"/>
              <w:ind w:left="34"/>
              <w:rPr>
                <w:rFonts w:eastAsia="Arial" w:cs="Arial"/>
                <w:b/>
                <w:bCs/>
                <w:szCs w:val="22"/>
                <w:lang w:val="es"/>
              </w:rPr>
            </w:pPr>
            <w:r w:rsidRPr="33970F90">
              <w:rPr>
                <w:rFonts w:eastAsia="Arial" w:cs="Arial"/>
                <w:b/>
                <w:bCs/>
                <w:szCs w:val="22"/>
              </w:rPr>
              <w:t xml:space="preserve">Nombre:  Gestionar </w:t>
            </w:r>
            <w:r w:rsidRPr="33970F90">
              <w:rPr>
                <w:rFonts w:eastAsia="Arial" w:cs="Arial"/>
                <w:b/>
                <w:bCs/>
                <w:szCs w:val="22"/>
                <w:lang w:val="es"/>
              </w:rPr>
              <w:t>operadores</w:t>
            </w:r>
          </w:p>
        </w:tc>
      </w:tr>
      <w:tr w:rsidR="33970F90" w14:paraId="69B2AE03" w14:textId="77777777" w:rsidTr="33970F90">
        <w:trPr>
          <w:trHeight w:val="270"/>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4C2A6B0" w14:textId="22180878"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Descripción:  Describe la interacción del sistema con el administrador para crear, modificar o eliminar un </w:t>
            </w:r>
            <w:r w:rsidRPr="33970F90">
              <w:rPr>
                <w:rFonts w:eastAsia="Arial" w:cs="Arial"/>
                <w:b/>
                <w:bCs/>
                <w:szCs w:val="22"/>
                <w:lang w:val="es"/>
              </w:rPr>
              <w:t>operador</w:t>
            </w:r>
            <w:r w:rsidRPr="33970F90">
              <w:rPr>
                <w:rFonts w:eastAsia="Arial" w:cs="Arial"/>
                <w:b/>
                <w:bCs/>
                <w:szCs w:val="22"/>
              </w:rPr>
              <w:t>.</w:t>
            </w:r>
          </w:p>
          <w:p w14:paraId="51A82E88" w14:textId="1B7D1FB8"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tc>
      </w:tr>
      <w:tr w:rsidR="33970F90" w14:paraId="1DF3B7E4" w14:textId="77777777" w:rsidTr="33970F90">
        <w:trPr>
          <w:trHeight w:val="330"/>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212074E" w14:textId="3E4D697B" w:rsidR="33970F90" w:rsidRDefault="33970F90" w:rsidP="33970F90">
            <w:pPr>
              <w:spacing w:after="200" w:line="300" w:lineRule="auto"/>
              <w:ind w:left="34"/>
              <w:rPr>
                <w:rFonts w:eastAsia="Arial" w:cs="Arial"/>
                <w:b/>
                <w:bCs/>
                <w:szCs w:val="22"/>
              </w:rPr>
            </w:pPr>
            <w:r w:rsidRPr="33970F90">
              <w:rPr>
                <w:rFonts w:eastAsia="Arial" w:cs="Arial"/>
                <w:b/>
                <w:bCs/>
                <w:szCs w:val="22"/>
              </w:rPr>
              <w:t>Actores:  Administrador</w:t>
            </w:r>
          </w:p>
        </w:tc>
      </w:tr>
      <w:tr w:rsidR="33970F90" w14:paraId="4E7A4174" w14:textId="77777777" w:rsidTr="33970F90">
        <w:trPr>
          <w:trHeight w:val="135"/>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C8E7F24" w14:textId="35956768" w:rsidR="33970F90" w:rsidRDefault="33970F90" w:rsidP="33970F90">
            <w:pPr>
              <w:spacing w:after="200" w:line="300" w:lineRule="auto"/>
              <w:ind w:left="34"/>
              <w:rPr>
                <w:rFonts w:eastAsia="Arial" w:cs="Arial"/>
                <w:b/>
                <w:bCs/>
                <w:szCs w:val="22"/>
              </w:rPr>
            </w:pPr>
            <w:r w:rsidRPr="33970F90">
              <w:rPr>
                <w:rFonts w:eastAsia="Arial" w:cs="Arial"/>
                <w:b/>
                <w:bCs/>
                <w:szCs w:val="22"/>
              </w:rPr>
              <w:t>Pre-condición: haber ingresado con las credenciales de administrador</w:t>
            </w:r>
          </w:p>
        </w:tc>
      </w:tr>
      <w:tr w:rsidR="33970F90" w14:paraId="4A1D6E33" w14:textId="77777777" w:rsidTr="33970F90">
        <w:trPr>
          <w:trHeight w:val="835"/>
        </w:trPr>
        <w:tc>
          <w:tcPr>
            <w:tcW w:w="5071"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2BC32B" w14:textId="5DC26E7D" w:rsidR="33970F90" w:rsidRDefault="33970F90" w:rsidP="33970F90">
            <w:pPr>
              <w:spacing w:after="200" w:line="300" w:lineRule="auto"/>
              <w:ind w:left="34"/>
              <w:rPr>
                <w:rFonts w:eastAsia="Arial" w:cs="Arial"/>
                <w:b/>
                <w:bCs/>
                <w:szCs w:val="22"/>
              </w:rPr>
            </w:pPr>
            <w:r w:rsidRPr="33970F90">
              <w:rPr>
                <w:rFonts w:eastAsia="Arial" w:cs="Arial"/>
                <w:b/>
                <w:bCs/>
                <w:szCs w:val="22"/>
              </w:rPr>
              <w:t>Flujo básico</w:t>
            </w:r>
          </w:p>
          <w:p w14:paraId="7226ACFE" w14:textId="7D16ADAF" w:rsidR="33970F90" w:rsidRDefault="33970F90" w:rsidP="33970F90">
            <w:pPr>
              <w:pStyle w:val="Prrafodelista"/>
              <w:numPr>
                <w:ilvl w:val="0"/>
                <w:numId w:val="39"/>
              </w:numPr>
              <w:spacing w:after="0" w:line="300" w:lineRule="auto"/>
              <w:ind w:left="1080"/>
              <w:jc w:val="both"/>
              <w:rPr>
                <w:rFonts w:ascii="Arial" w:eastAsia="Arial" w:hAnsi="Arial" w:cs="Arial"/>
                <w:b/>
                <w:bCs/>
              </w:rPr>
            </w:pPr>
            <w:r w:rsidRPr="33970F90">
              <w:rPr>
                <w:rFonts w:ascii="Arial" w:eastAsia="Arial" w:hAnsi="Arial" w:cs="Arial"/>
                <w:b/>
                <w:bCs/>
                <w:lang w:val="es"/>
              </w:rPr>
              <w:t>El sistema debe mostrar las opciones que puede realizar: Crear Operario, Modificar Operario o Eliminar Operario</w:t>
            </w:r>
            <w:r w:rsidRPr="33970F90">
              <w:rPr>
                <w:rFonts w:ascii="Arial" w:eastAsia="Arial" w:hAnsi="Arial" w:cs="Arial"/>
                <w:b/>
                <w:bCs/>
              </w:rPr>
              <w:t xml:space="preserve"> </w:t>
            </w:r>
          </w:p>
          <w:p w14:paraId="38A2953C" w14:textId="7EBECF09" w:rsidR="33970F90" w:rsidRDefault="33970F90" w:rsidP="33970F90">
            <w:pPr>
              <w:pStyle w:val="Prrafodelista"/>
              <w:numPr>
                <w:ilvl w:val="0"/>
                <w:numId w:val="39"/>
              </w:numPr>
              <w:spacing w:after="0" w:line="300" w:lineRule="auto"/>
              <w:ind w:left="1080"/>
              <w:jc w:val="both"/>
              <w:rPr>
                <w:rFonts w:ascii="Arial" w:eastAsia="Arial" w:hAnsi="Arial" w:cs="Arial"/>
                <w:b/>
                <w:bCs/>
              </w:rPr>
            </w:pPr>
            <w:r w:rsidRPr="33970F90">
              <w:rPr>
                <w:rFonts w:ascii="Arial" w:eastAsia="Arial" w:hAnsi="Arial" w:cs="Arial"/>
                <w:b/>
                <w:bCs/>
                <w:lang w:val="es"/>
              </w:rPr>
              <w:lastRenderedPageBreak/>
              <w:t>El Administrador debe seleccionar una opcion, si selecciona:</w:t>
            </w:r>
            <w:r w:rsidRPr="33970F90">
              <w:rPr>
                <w:rFonts w:ascii="Arial" w:eastAsia="Arial" w:hAnsi="Arial" w:cs="Arial"/>
                <w:b/>
                <w:bCs/>
              </w:rPr>
              <w:t xml:space="preserve"> </w:t>
            </w:r>
          </w:p>
          <w:p w14:paraId="3A3757B6" w14:textId="657E13E9" w:rsidR="33970F90" w:rsidRDefault="33970F90" w:rsidP="33970F90">
            <w:pPr>
              <w:pStyle w:val="Prrafodelista"/>
              <w:numPr>
                <w:ilvl w:val="0"/>
                <w:numId w:val="39"/>
              </w:numPr>
              <w:spacing w:after="0" w:line="300" w:lineRule="auto"/>
              <w:ind w:left="1080"/>
              <w:jc w:val="both"/>
              <w:rPr>
                <w:rFonts w:ascii="Arial" w:eastAsia="Arial" w:hAnsi="Arial" w:cs="Arial"/>
                <w:b/>
                <w:bCs/>
              </w:rPr>
            </w:pPr>
            <w:r w:rsidRPr="33970F90">
              <w:rPr>
                <w:rFonts w:ascii="Arial" w:eastAsia="Arial" w:hAnsi="Arial" w:cs="Arial"/>
                <w:b/>
                <w:bCs/>
                <w:lang w:val="es"/>
              </w:rPr>
              <w:t>Crear Operario: El sistema debe permitir añadir el nombre, apellido, direccion, telefono y dni del operador. Luego validar que todos estos datos este correctamente llenados y guardar esta informacion.</w:t>
            </w:r>
            <w:r w:rsidRPr="33970F90">
              <w:rPr>
                <w:rFonts w:ascii="Arial" w:eastAsia="Arial" w:hAnsi="Arial" w:cs="Arial"/>
                <w:b/>
                <w:bCs/>
              </w:rPr>
              <w:t xml:space="preserve"> </w:t>
            </w:r>
          </w:p>
          <w:p w14:paraId="156E6B4E" w14:textId="6F9C7DED" w:rsidR="33970F90" w:rsidRDefault="33970F90" w:rsidP="33970F90">
            <w:pPr>
              <w:pStyle w:val="Prrafodelista"/>
              <w:numPr>
                <w:ilvl w:val="0"/>
                <w:numId w:val="39"/>
              </w:numPr>
              <w:spacing w:after="0" w:line="300" w:lineRule="auto"/>
              <w:ind w:left="1080"/>
              <w:jc w:val="both"/>
              <w:rPr>
                <w:rFonts w:ascii="Arial" w:eastAsia="Arial" w:hAnsi="Arial" w:cs="Arial"/>
                <w:b/>
                <w:bCs/>
              </w:rPr>
            </w:pPr>
            <w:r w:rsidRPr="33970F90">
              <w:rPr>
                <w:rFonts w:ascii="Arial" w:eastAsia="Arial" w:hAnsi="Arial" w:cs="Arial"/>
                <w:b/>
                <w:bCs/>
                <w:lang w:val="es"/>
              </w:rPr>
              <w:t>Modificar Operario: El sistema debe mostrar un apartado en donde me permita ingresar el id del operardor, nombre o apellido del operado, el sistema mostrará las posibles opciones que pueda elegir. Una vez seleccionado una opcion, el sistema debe mostrar toda la información de esta personal y los campos que tengo permitido modificar. Una vez hecho las modificaciones debera guardar los cambios.</w:t>
            </w:r>
            <w:r w:rsidRPr="33970F90">
              <w:rPr>
                <w:rFonts w:ascii="Arial" w:eastAsia="Arial" w:hAnsi="Arial" w:cs="Arial"/>
                <w:b/>
                <w:bCs/>
              </w:rPr>
              <w:t xml:space="preserve"> </w:t>
            </w:r>
          </w:p>
          <w:p w14:paraId="7477203E" w14:textId="46964451" w:rsidR="33970F90" w:rsidRDefault="33970F90" w:rsidP="33970F90">
            <w:pPr>
              <w:pStyle w:val="Prrafodelista"/>
              <w:numPr>
                <w:ilvl w:val="0"/>
                <w:numId w:val="39"/>
              </w:numPr>
              <w:spacing w:after="0" w:line="300" w:lineRule="auto"/>
              <w:ind w:left="1080"/>
              <w:jc w:val="both"/>
              <w:rPr>
                <w:rFonts w:ascii="Arial" w:eastAsia="Arial" w:hAnsi="Arial" w:cs="Arial"/>
                <w:b/>
                <w:bCs/>
              </w:rPr>
            </w:pPr>
            <w:r w:rsidRPr="33970F90">
              <w:rPr>
                <w:rFonts w:ascii="Arial" w:eastAsia="Arial" w:hAnsi="Arial" w:cs="Arial"/>
                <w:b/>
                <w:bCs/>
                <w:lang w:val="es"/>
              </w:rPr>
              <w:t>Eliminar un Operario: El sistema debe mostrar un apartado en donde me permita ingresar el id del operador, nombre o apellido del operador que quiero eliminar, me mostrará las opciones que se asemejan a esta información. El sistema debe permitir seleccionar esta información y enviar un mensaje de reconfirmación en la pantalla si estoy seguro que quiero eliminar esta información.</w:t>
            </w:r>
            <w:r w:rsidRPr="33970F90">
              <w:rPr>
                <w:rFonts w:ascii="Arial" w:eastAsia="Arial" w:hAnsi="Arial" w:cs="Arial"/>
                <w:b/>
                <w:bCs/>
              </w:rPr>
              <w:t xml:space="preserve"> </w:t>
            </w:r>
          </w:p>
          <w:p w14:paraId="0B13C0E4" w14:textId="33D41742" w:rsidR="33970F90" w:rsidRDefault="33970F90" w:rsidP="33970F90">
            <w:pPr>
              <w:spacing w:after="200" w:line="300" w:lineRule="auto"/>
              <w:ind w:left="1080"/>
              <w:rPr>
                <w:rFonts w:eastAsia="Arial" w:cs="Arial"/>
                <w:b/>
                <w:bCs/>
                <w:szCs w:val="22"/>
              </w:rPr>
            </w:pPr>
          </w:p>
        </w:tc>
        <w:tc>
          <w:tcPr>
            <w:tcW w:w="3989" w:type="dxa"/>
            <w:tcBorders>
              <w:top w:val="nil"/>
              <w:left w:val="nil"/>
              <w:bottom w:val="single" w:sz="8" w:space="0" w:color="auto"/>
              <w:right w:val="single" w:sz="8" w:space="0" w:color="auto"/>
            </w:tcBorders>
            <w:tcMar>
              <w:left w:w="108" w:type="dxa"/>
              <w:right w:w="108" w:type="dxa"/>
            </w:tcMar>
          </w:tcPr>
          <w:p w14:paraId="38619431" w14:textId="3A4743E1" w:rsidR="33970F90" w:rsidRDefault="33970F90" w:rsidP="33970F90">
            <w:pPr>
              <w:spacing w:after="200" w:line="300" w:lineRule="auto"/>
              <w:ind w:left="34"/>
              <w:rPr>
                <w:rFonts w:eastAsia="Arial" w:cs="Arial"/>
                <w:b/>
                <w:bCs/>
                <w:szCs w:val="22"/>
              </w:rPr>
            </w:pPr>
            <w:r w:rsidRPr="33970F90">
              <w:rPr>
                <w:rFonts w:eastAsia="Arial" w:cs="Arial"/>
                <w:b/>
                <w:bCs/>
                <w:szCs w:val="22"/>
              </w:rPr>
              <w:lastRenderedPageBreak/>
              <w:t>Flujo Alternativo</w:t>
            </w:r>
          </w:p>
          <w:p w14:paraId="2CC1E16C" w14:textId="3DDAC006"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2F21DF43" w14:textId="22679ED1"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46E20339" w14:textId="5E56297B" w:rsidR="33970F90" w:rsidRDefault="33970F90" w:rsidP="33970F90">
            <w:pPr>
              <w:spacing w:after="200" w:line="300" w:lineRule="auto"/>
              <w:ind w:left="34"/>
              <w:rPr>
                <w:rFonts w:eastAsia="Arial" w:cs="Arial"/>
                <w:b/>
                <w:bCs/>
                <w:szCs w:val="22"/>
              </w:rPr>
            </w:pPr>
            <w:r w:rsidRPr="33970F90">
              <w:rPr>
                <w:rFonts w:eastAsia="Arial" w:cs="Arial"/>
                <w:b/>
                <w:bCs/>
                <w:szCs w:val="22"/>
              </w:rPr>
              <w:t xml:space="preserve"> </w:t>
            </w:r>
          </w:p>
          <w:p w14:paraId="4E47BA1A" w14:textId="2D73A3E0" w:rsidR="33970F90" w:rsidRDefault="33970F90" w:rsidP="33970F90">
            <w:pPr>
              <w:spacing w:after="200" w:line="300" w:lineRule="auto"/>
              <w:ind w:left="34"/>
              <w:rPr>
                <w:rFonts w:eastAsia="Arial" w:cs="Arial"/>
                <w:b/>
                <w:bCs/>
                <w:szCs w:val="22"/>
              </w:rPr>
            </w:pPr>
            <w:r w:rsidRPr="33970F90">
              <w:rPr>
                <w:rFonts w:eastAsia="Arial" w:cs="Arial"/>
                <w:b/>
                <w:bCs/>
                <w:szCs w:val="22"/>
              </w:rPr>
              <w:lastRenderedPageBreak/>
              <w:t xml:space="preserve"> </w:t>
            </w:r>
          </w:p>
          <w:p w14:paraId="25CBD154" w14:textId="1C704370" w:rsidR="33970F90" w:rsidRDefault="33970F90" w:rsidP="33970F90">
            <w:pPr>
              <w:pStyle w:val="Prrafodelista"/>
              <w:numPr>
                <w:ilvl w:val="0"/>
                <w:numId w:val="38"/>
              </w:numPr>
              <w:spacing w:after="0" w:line="300" w:lineRule="auto"/>
              <w:ind w:left="1080"/>
              <w:jc w:val="both"/>
              <w:rPr>
                <w:rFonts w:ascii="Arial" w:eastAsia="Arial" w:hAnsi="Arial" w:cs="Arial"/>
                <w:b/>
                <w:bCs/>
              </w:rPr>
            </w:pPr>
            <w:r w:rsidRPr="33970F90">
              <w:rPr>
                <w:rFonts w:ascii="Arial" w:eastAsia="Arial" w:hAnsi="Arial" w:cs="Arial"/>
                <w:b/>
                <w:bCs/>
              </w:rPr>
              <w:t>Si el administrador no ingresa todos los campos, el sistema notificará que falta completar estos campos.</w:t>
            </w:r>
          </w:p>
          <w:p w14:paraId="580B9458" w14:textId="359C6153"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22D48F19" w14:textId="0C173FE9"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62F2A706" w14:textId="5C1F9CFB" w:rsidR="33970F90" w:rsidRDefault="33970F90" w:rsidP="33970F90">
            <w:pPr>
              <w:pStyle w:val="Prrafodelista"/>
              <w:numPr>
                <w:ilvl w:val="0"/>
                <w:numId w:val="38"/>
              </w:numPr>
              <w:spacing w:after="0" w:line="300" w:lineRule="auto"/>
              <w:ind w:left="1080"/>
              <w:jc w:val="both"/>
              <w:rPr>
                <w:rFonts w:ascii="Arial" w:eastAsia="Arial" w:hAnsi="Arial" w:cs="Arial"/>
                <w:b/>
                <w:bCs/>
              </w:rPr>
            </w:pPr>
            <w:r w:rsidRPr="33970F90">
              <w:rPr>
                <w:rFonts w:ascii="Arial" w:eastAsia="Arial" w:hAnsi="Arial" w:cs="Arial"/>
                <w:b/>
                <w:bCs/>
              </w:rPr>
              <w:t>Si los campos ingresados son incorrectos, el administrador tendrá que ingresar datos validos en estos campos.</w:t>
            </w:r>
          </w:p>
          <w:p w14:paraId="3EA7FACD" w14:textId="3A5B0018"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124FE636" w14:textId="726B5332"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0DD737D8" w14:textId="5047C46B"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79C8264D" w14:textId="51D2F607" w:rsidR="33970F90" w:rsidRDefault="33970F90" w:rsidP="33970F90">
            <w:pPr>
              <w:spacing w:after="200" w:line="300" w:lineRule="auto"/>
              <w:rPr>
                <w:rFonts w:eastAsia="Arial" w:cs="Arial"/>
                <w:b/>
                <w:bCs/>
                <w:szCs w:val="22"/>
              </w:rPr>
            </w:pPr>
            <w:r w:rsidRPr="33970F90">
              <w:rPr>
                <w:rFonts w:eastAsia="Arial" w:cs="Arial"/>
                <w:b/>
                <w:bCs/>
                <w:szCs w:val="22"/>
              </w:rPr>
              <w:t xml:space="preserve"> </w:t>
            </w:r>
          </w:p>
          <w:p w14:paraId="56D9E11B" w14:textId="29DCD0C2" w:rsidR="33970F90" w:rsidRDefault="33970F90" w:rsidP="056189CF">
            <w:pPr>
              <w:spacing w:line="300" w:lineRule="auto"/>
              <w:rPr>
                <w:rFonts w:eastAsia="Arial" w:cs="Arial"/>
                <w:b/>
              </w:rPr>
            </w:pPr>
          </w:p>
        </w:tc>
      </w:tr>
      <w:tr w:rsidR="33970F90" w14:paraId="7DBA8AF3" w14:textId="77777777" w:rsidTr="33970F90">
        <w:trPr>
          <w:trHeight w:val="75"/>
        </w:trPr>
        <w:tc>
          <w:tcPr>
            <w:tcW w:w="906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F806C9C" w14:textId="1D23F7A3" w:rsidR="33970F90" w:rsidRDefault="33970F90" w:rsidP="33970F90">
            <w:pPr>
              <w:spacing w:after="200" w:line="300" w:lineRule="auto"/>
              <w:ind w:left="34"/>
            </w:pPr>
            <w:r w:rsidRPr="33970F90">
              <w:rPr>
                <w:rFonts w:eastAsia="Arial" w:cs="Arial"/>
                <w:b/>
                <w:bCs/>
                <w:sz w:val="20"/>
              </w:rPr>
              <w:lastRenderedPageBreak/>
              <w:t>Post-condición .</w:t>
            </w:r>
            <w:r w:rsidRPr="33970F90">
              <w:rPr>
                <w:rFonts w:ascii="Calibri" w:eastAsia="Calibri" w:hAnsi="Calibri" w:cs="Calibri"/>
                <w:sz w:val="20"/>
              </w:rPr>
              <w:t xml:space="preserve">  Se mostrará un mensaje confirmando la operación realizada por el administrador.</w:t>
            </w:r>
          </w:p>
        </w:tc>
      </w:tr>
      <w:tr w:rsidR="33970F90" w14:paraId="6DE0DBB4" w14:textId="77777777" w:rsidTr="33970F90">
        <w:trPr>
          <w:trHeight w:val="300"/>
        </w:trPr>
        <w:tc>
          <w:tcPr>
            <w:tcW w:w="2354" w:type="dxa"/>
            <w:tcBorders>
              <w:top w:val="single" w:sz="8" w:space="0" w:color="auto"/>
              <w:left w:val="nil"/>
              <w:bottom w:val="nil"/>
              <w:right w:val="nil"/>
            </w:tcBorders>
            <w:vAlign w:val="center"/>
          </w:tcPr>
          <w:p w14:paraId="5A6BA073" w14:textId="72C69AC4" w:rsidR="33970F90" w:rsidRDefault="33970F90"/>
        </w:tc>
        <w:tc>
          <w:tcPr>
            <w:tcW w:w="2717" w:type="dxa"/>
            <w:tcBorders>
              <w:top w:val="nil"/>
              <w:left w:val="nil"/>
              <w:bottom w:val="nil"/>
              <w:right w:val="nil"/>
            </w:tcBorders>
            <w:vAlign w:val="center"/>
          </w:tcPr>
          <w:p w14:paraId="4DEEBE53" w14:textId="5696D91C" w:rsidR="33970F90" w:rsidRDefault="33970F90"/>
        </w:tc>
        <w:tc>
          <w:tcPr>
            <w:tcW w:w="3989" w:type="dxa"/>
            <w:tcBorders>
              <w:top w:val="nil"/>
              <w:left w:val="nil"/>
              <w:bottom w:val="nil"/>
              <w:right w:val="nil"/>
            </w:tcBorders>
            <w:vAlign w:val="center"/>
          </w:tcPr>
          <w:p w14:paraId="171DE967" w14:textId="79EE6038" w:rsidR="33970F90" w:rsidRDefault="33970F90"/>
        </w:tc>
      </w:tr>
    </w:tbl>
    <w:p w14:paraId="578A26FF" w14:textId="46E3E342" w:rsidR="379A48F1" w:rsidRDefault="379A48F1" w:rsidP="33970F90">
      <w:pPr>
        <w:shd w:val="clear" w:color="auto" w:fill="FFFFFF" w:themeFill="background1"/>
        <w:spacing w:line="276" w:lineRule="auto"/>
      </w:pPr>
      <w:r w:rsidRPr="33970F90">
        <w:rPr>
          <w:rFonts w:eastAsia="Arial" w:cs="Arial"/>
          <w:color w:val="000000" w:themeColor="text1"/>
          <w:szCs w:val="22"/>
          <w:lang w:val="es-US"/>
        </w:rPr>
        <w:t xml:space="preserve"> </w:t>
      </w:r>
    </w:p>
    <w:tbl>
      <w:tblPr>
        <w:tblW w:w="0" w:type="auto"/>
        <w:tblInd w:w="105" w:type="dxa"/>
        <w:tblLayout w:type="fixed"/>
        <w:tblLook w:val="06A0" w:firstRow="1" w:lastRow="0" w:firstColumn="1" w:lastColumn="0" w:noHBand="1" w:noVBand="1"/>
      </w:tblPr>
      <w:tblGrid>
        <w:gridCol w:w="2268"/>
        <w:gridCol w:w="2510"/>
        <w:gridCol w:w="3968"/>
      </w:tblGrid>
      <w:tr w:rsidR="33970F90" w14:paraId="2C6AE2B7" w14:textId="77777777" w:rsidTr="33970F90">
        <w:trPr>
          <w:trHeight w:val="300"/>
        </w:trPr>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61DE2860" w14:textId="569DBD99" w:rsidR="33970F90" w:rsidRDefault="33970F90" w:rsidP="33970F90">
            <w:pPr>
              <w:spacing w:after="200" w:line="300" w:lineRule="auto"/>
              <w:ind w:left="34"/>
            </w:pPr>
            <w:r w:rsidRPr="33970F90">
              <w:rPr>
                <w:rFonts w:eastAsia="Arial" w:cs="Arial"/>
                <w:b/>
                <w:bCs/>
                <w:sz w:val="20"/>
              </w:rPr>
              <w:t>Código:  003</w:t>
            </w:r>
          </w:p>
        </w:tc>
        <w:tc>
          <w:tcPr>
            <w:tcW w:w="647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14515DB" w14:textId="38770536" w:rsidR="33970F90" w:rsidRDefault="33970F90" w:rsidP="33970F90">
            <w:pPr>
              <w:spacing w:after="200" w:line="300" w:lineRule="auto"/>
              <w:ind w:left="34"/>
            </w:pPr>
            <w:r w:rsidRPr="33970F90">
              <w:rPr>
                <w:rFonts w:eastAsia="Arial" w:cs="Arial"/>
                <w:b/>
                <w:bCs/>
                <w:sz w:val="20"/>
              </w:rPr>
              <w:t xml:space="preserve">Nombre:  Gestionar </w:t>
            </w:r>
            <w:r w:rsidRPr="33970F90">
              <w:rPr>
                <w:rFonts w:eastAsia="Arial" w:cs="Arial"/>
                <w:b/>
                <w:bCs/>
                <w:sz w:val="20"/>
                <w:lang w:val="es"/>
              </w:rPr>
              <w:t>Maquinaria</w:t>
            </w:r>
          </w:p>
        </w:tc>
      </w:tr>
      <w:tr w:rsidR="33970F90" w14:paraId="4AE67D41" w14:textId="77777777" w:rsidTr="33970F90">
        <w:trPr>
          <w:trHeight w:val="270"/>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FB3C95A" w14:textId="1194A7BF" w:rsidR="33970F90" w:rsidRDefault="33970F90" w:rsidP="33970F90">
            <w:pPr>
              <w:spacing w:after="200" w:line="300" w:lineRule="auto"/>
              <w:ind w:left="34"/>
            </w:pPr>
            <w:r w:rsidRPr="33970F90">
              <w:rPr>
                <w:rFonts w:eastAsia="Arial" w:cs="Arial"/>
                <w:b/>
                <w:bCs/>
                <w:sz w:val="20"/>
              </w:rPr>
              <w:t>Descripción:  Describe la interacción del sistema con el administrador para crear, modificar o eliminar una m</w:t>
            </w:r>
            <w:r w:rsidRPr="33970F90">
              <w:rPr>
                <w:rFonts w:eastAsia="Arial" w:cs="Arial"/>
                <w:b/>
                <w:bCs/>
                <w:sz w:val="20"/>
                <w:lang w:val="es"/>
              </w:rPr>
              <w:t>aquinaria</w:t>
            </w:r>
            <w:r w:rsidRPr="33970F90">
              <w:rPr>
                <w:rFonts w:eastAsia="Arial" w:cs="Arial"/>
                <w:b/>
                <w:bCs/>
                <w:sz w:val="20"/>
              </w:rPr>
              <w:t>.</w:t>
            </w:r>
          </w:p>
          <w:p w14:paraId="68ABD98B" w14:textId="29DCB9DE" w:rsidR="33970F90" w:rsidRDefault="33970F90" w:rsidP="33970F90">
            <w:pPr>
              <w:spacing w:after="200" w:line="300" w:lineRule="auto"/>
              <w:ind w:left="34"/>
            </w:pPr>
            <w:r w:rsidRPr="33970F90">
              <w:rPr>
                <w:rFonts w:eastAsia="Arial" w:cs="Arial"/>
                <w:b/>
                <w:bCs/>
                <w:sz w:val="20"/>
              </w:rPr>
              <w:lastRenderedPageBreak/>
              <w:t xml:space="preserve"> </w:t>
            </w:r>
          </w:p>
        </w:tc>
      </w:tr>
      <w:tr w:rsidR="33970F90" w14:paraId="4085F94C" w14:textId="77777777" w:rsidTr="33970F90">
        <w:trPr>
          <w:trHeight w:val="330"/>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3A0FC17" w14:textId="55711A56" w:rsidR="33970F90" w:rsidRDefault="33970F90" w:rsidP="33970F90">
            <w:pPr>
              <w:spacing w:after="200" w:line="300" w:lineRule="auto"/>
              <w:ind w:left="34"/>
            </w:pPr>
            <w:r w:rsidRPr="33970F90">
              <w:rPr>
                <w:rFonts w:eastAsia="Arial" w:cs="Arial"/>
                <w:b/>
                <w:bCs/>
                <w:sz w:val="20"/>
              </w:rPr>
              <w:lastRenderedPageBreak/>
              <w:t>Actores:  Administrador</w:t>
            </w:r>
          </w:p>
        </w:tc>
      </w:tr>
      <w:tr w:rsidR="33970F90" w14:paraId="2726E95B" w14:textId="77777777" w:rsidTr="33970F90">
        <w:trPr>
          <w:trHeight w:val="135"/>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BE3D6B3" w14:textId="4AFF78BF" w:rsidR="33970F90" w:rsidRDefault="33970F90" w:rsidP="33970F90">
            <w:pPr>
              <w:spacing w:after="200" w:line="300" w:lineRule="auto"/>
              <w:ind w:left="34"/>
            </w:pPr>
            <w:r w:rsidRPr="33970F90">
              <w:rPr>
                <w:rFonts w:eastAsia="Arial" w:cs="Arial"/>
                <w:b/>
                <w:bCs/>
                <w:sz w:val="20"/>
              </w:rPr>
              <w:t>Pre-condición: haber ingresado con las credenciales de administrador</w:t>
            </w:r>
          </w:p>
        </w:tc>
      </w:tr>
      <w:tr w:rsidR="33970F90" w14:paraId="012EF0CE" w14:textId="77777777" w:rsidTr="33970F90">
        <w:trPr>
          <w:trHeight w:val="5820"/>
        </w:trPr>
        <w:tc>
          <w:tcPr>
            <w:tcW w:w="477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7C43BA" w14:textId="431AD754" w:rsidR="33970F90" w:rsidRDefault="33970F90" w:rsidP="33970F90">
            <w:pPr>
              <w:spacing w:after="200" w:line="300" w:lineRule="auto"/>
              <w:ind w:left="34"/>
            </w:pPr>
            <w:r w:rsidRPr="33970F90">
              <w:rPr>
                <w:rFonts w:eastAsia="Arial" w:cs="Arial"/>
                <w:b/>
                <w:bCs/>
                <w:sz w:val="20"/>
              </w:rPr>
              <w:t>Flujo básico</w:t>
            </w:r>
          </w:p>
          <w:p w14:paraId="304A3D73" w14:textId="28790CF3" w:rsidR="33970F90" w:rsidRDefault="33970F90" w:rsidP="33970F90">
            <w:pPr>
              <w:pStyle w:val="Prrafodelista"/>
              <w:numPr>
                <w:ilvl w:val="0"/>
                <w:numId w:val="37"/>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lang w:val="es"/>
              </w:rPr>
              <w:t>El sistema debe mostrar las opciones que puede realizar: Crear Maquinaria, Modificar Maquinaria o Eliminar Maquinaria</w:t>
            </w:r>
            <w:r w:rsidRPr="33970F90">
              <w:rPr>
                <w:rFonts w:ascii="Arial" w:eastAsia="Arial" w:hAnsi="Arial" w:cs="Arial"/>
                <w:b/>
                <w:bCs/>
                <w:sz w:val="20"/>
                <w:szCs w:val="20"/>
              </w:rPr>
              <w:t xml:space="preserve"> </w:t>
            </w:r>
          </w:p>
          <w:p w14:paraId="5A0FC696" w14:textId="084E4446" w:rsidR="33970F90" w:rsidRDefault="33970F90" w:rsidP="33970F90">
            <w:pPr>
              <w:pStyle w:val="Prrafodelista"/>
              <w:numPr>
                <w:ilvl w:val="0"/>
                <w:numId w:val="37"/>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lang w:val="es"/>
              </w:rPr>
              <w:t>El Administrador debe seleccionar una opción, si selecciona:</w:t>
            </w:r>
            <w:r w:rsidRPr="33970F90">
              <w:rPr>
                <w:rFonts w:ascii="Arial" w:eastAsia="Arial" w:hAnsi="Arial" w:cs="Arial"/>
                <w:b/>
                <w:bCs/>
                <w:sz w:val="20"/>
                <w:szCs w:val="20"/>
              </w:rPr>
              <w:t xml:space="preserve"> </w:t>
            </w:r>
          </w:p>
          <w:p w14:paraId="5C8BF3FA" w14:textId="5888804B" w:rsidR="33970F90" w:rsidRDefault="33970F90" w:rsidP="33970F90">
            <w:pPr>
              <w:pStyle w:val="Prrafodelista"/>
              <w:numPr>
                <w:ilvl w:val="0"/>
                <w:numId w:val="37"/>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lang w:val="es"/>
              </w:rPr>
              <w:t>Crear Maquinaria: El sistema permitirá añadir los datos de la maquinaria: nombre, tipo, marca, modelo, número de serie y fecha de adquisición. Luego se verificará que cada campo esté debidamente llenado y en el formato correcto. Una vez validados los datos, el sistema los guardará en la base de datos.</w:t>
            </w:r>
            <w:r w:rsidRPr="33970F90">
              <w:rPr>
                <w:rFonts w:ascii="Arial" w:eastAsia="Arial" w:hAnsi="Arial" w:cs="Arial"/>
                <w:b/>
                <w:bCs/>
                <w:sz w:val="20"/>
                <w:szCs w:val="20"/>
              </w:rPr>
              <w:t xml:space="preserve"> </w:t>
            </w:r>
          </w:p>
          <w:p w14:paraId="1AE7584D" w14:textId="31DCAA78" w:rsidR="33970F90" w:rsidRDefault="33970F90" w:rsidP="33970F90">
            <w:pPr>
              <w:pStyle w:val="Prrafodelista"/>
              <w:numPr>
                <w:ilvl w:val="0"/>
                <w:numId w:val="37"/>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lang w:val="es"/>
              </w:rPr>
              <w:t>Modificar Maquinaria: El sistema debe mostrar un campo de búsqueda para ingresar el número de serie, nombre o tipo de la maquinaria. Una vez ingresada la información, el sistema mostrará las coincidencias disponibles para facilitar la selección de la maquinaria deseada. Al seleccionar una maquinaria, se mostrará toda la información y los campos editables. Luego de realizar las modificaciones, el sistema guardará los cambios realizados.</w:t>
            </w:r>
            <w:r w:rsidRPr="33970F90">
              <w:rPr>
                <w:rFonts w:ascii="Arial" w:eastAsia="Arial" w:hAnsi="Arial" w:cs="Arial"/>
                <w:b/>
                <w:bCs/>
                <w:sz w:val="20"/>
                <w:szCs w:val="20"/>
              </w:rPr>
              <w:t xml:space="preserve"> </w:t>
            </w:r>
          </w:p>
          <w:p w14:paraId="7D7280CB" w14:textId="06A8AAA1" w:rsidR="33970F90" w:rsidRDefault="33970F90" w:rsidP="33970F90">
            <w:pPr>
              <w:pStyle w:val="Prrafodelista"/>
              <w:numPr>
                <w:ilvl w:val="0"/>
                <w:numId w:val="37"/>
              </w:numPr>
              <w:spacing w:after="0" w:line="300" w:lineRule="auto"/>
              <w:ind w:left="1080"/>
              <w:jc w:val="both"/>
              <w:rPr>
                <w:rFonts w:ascii="Arial" w:eastAsia="Arial" w:hAnsi="Arial" w:cs="Arial"/>
                <w:b/>
                <w:bCs/>
                <w:sz w:val="20"/>
                <w:szCs w:val="20"/>
                <w:lang w:val="es"/>
              </w:rPr>
            </w:pPr>
            <w:r w:rsidRPr="33970F90">
              <w:rPr>
                <w:rFonts w:ascii="Arial" w:eastAsia="Arial" w:hAnsi="Arial" w:cs="Arial"/>
                <w:b/>
                <w:bCs/>
                <w:sz w:val="20"/>
                <w:szCs w:val="20"/>
                <w:lang w:val="es"/>
              </w:rPr>
              <w:t xml:space="preserve">Eliminar Maquinaria: El sistema mostrará un campo donde se puede ingresar el número de serie, nombre o tipo de la maquinaria para buscarla. El sistema mostrará las coincidencias encontradas para que el administrador seleccione la maquinaria que desea eliminar. Una vez seleccionada, se mostrará un mensaje de confirmación para asegurar que el administrador desea </w:t>
            </w:r>
            <w:r w:rsidRPr="33970F90">
              <w:rPr>
                <w:rFonts w:ascii="Arial" w:eastAsia="Arial" w:hAnsi="Arial" w:cs="Arial"/>
                <w:b/>
                <w:bCs/>
                <w:sz w:val="20"/>
                <w:szCs w:val="20"/>
                <w:lang w:val="es"/>
              </w:rPr>
              <w:lastRenderedPageBreak/>
              <w:t>proceder con la eliminación de la maquinaria.</w:t>
            </w:r>
          </w:p>
        </w:tc>
        <w:tc>
          <w:tcPr>
            <w:tcW w:w="3968" w:type="dxa"/>
            <w:tcBorders>
              <w:top w:val="nil"/>
              <w:left w:val="nil"/>
              <w:bottom w:val="single" w:sz="8" w:space="0" w:color="auto"/>
              <w:right w:val="single" w:sz="8" w:space="0" w:color="auto"/>
            </w:tcBorders>
            <w:tcMar>
              <w:left w:w="108" w:type="dxa"/>
              <w:right w:w="108" w:type="dxa"/>
            </w:tcMar>
          </w:tcPr>
          <w:p w14:paraId="197D5D58" w14:textId="4A6786BB" w:rsidR="33970F90" w:rsidRDefault="33970F90" w:rsidP="33970F90">
            <w:pPr>
              <w:spacing w:after="200" w:line="300" w:lineRule="auto"/>
              <w:ind w:left="34"/>
            </w:pPr>
            <w:r w:rsidRPr="33970F90">
              <w:rPr>
                <w:rFonts w:eastAsia="Arial" w:cs="Arial"/>
                <w:b/>
                <w:bCs/>
                <w:sz w:val="20"/>
              </w:rPr>
              <w:lastRenderedPageBreak/>
              <w:t>Flujo Alternativo</w:t>
            </w:r>
          </w:p>
          <w:p w14:paraId="36ACDC9D" w14:textId="0A635FB2" w:rsidR="33970F90" w:rsidRDefault="33970F90" w:rsidP="33970F90">
            <w:pPr>
              <w:spacing w:after="200" w:line="300" w:lineRule="auto"/>
              <w:ind w:left="34"/>
            </w:pPr>
            <w:r w:rsidRPr="33970F90">
              <w:rPr>
                <w:rFonts w:eastAsia="Arial" w:cs="Arial"/>
                <w:b/>
                <w:bCs/>
                <w:sz w:val="20"/>
              </w:rPr>
              <w:t xml:space="preserve"> </w:t>
            </w:r>
          </w:p>
          <w:p w14:paraId="302AC162" w14:textId="7A4FFE41" w:rsidR="33970F90" w:rsidRDefault="33970F90" w:rsidP="33970F90">
            <w:pPr>
              <w:spacing w:after="200" w:line="300" w:lineRule="auto"/>
              <w:ind w:left="34"/>
            </w:pPr>
            <w:r w:rsidRPr="33970F90">
              <w:rPr>
                <w:rFonts w:eastAsia="Arial" w:cs="Arial"/>
                <w:b/>
                <w:bCs/>
                <w:sz w:val="20"/>
              </w:rPr>
              <w:t xml:space="preserve"> </w:t>
            </w:r>
          </w:p>
          <w:p w14:paraId="24C20C98" w14:textId="5F81B6D9" w:rsidR="33970F90" w:rsidRDefault="33970F90" w:rsidP="33970F90">
            <w:pPr>
              <w:spacing w:after="200" w:line="300" w:lineRule="auto"/>
              <w:ind w:left="34"/>
            </w:pPr>
            <w:r w:rsidRPr="33970F90">
              <w:rPr>
                <w:rFonts w:eastAsia="Arial" w:cs="Arial"/>
                <w:b/>
                <w:bCs/>
                <w:sz w:val="20"/>
              </w:rPr>
              <w:t xml:space="preserve"> </w:t>
            </w:r>
          </w:p>
          <w:p w14:paraId="38CCBACB" w14:textId="5AA98697" w:rsidR="33970F90" w:rsidRDefault="33970F90" w:rsidP="33970F90">
            <w:pPr>
              <w:spacing w:after="200" w:line="300" w:lineRule="auto"/>
              <w:ind w:left="34"/>
            </w:pPr>
            <w:r w:rsidRPr="33970F90">
              <w:rPr>
                <w:rFonts w:eastAsia="Arial" w:cs="Arial"/>
                <w:b/>
                <w:bCs/>
                <w:sz w:val="20"/>
              </w:rPr>
              <w:t xml:space="preserve"> </w:t>
            </w:r>
          </w:p>
          <w:p w14:paraId="3D5908AD" w14:textId="459B1608" w:rsidR="33970F90" w:rsidRDefault="33970F90" w:rsidP="33970F90">
            <w:pPr>
              <w:pStyle w:val="Prrafodelista"/>
              <w:numPr>
                <w:ilvl w:val="0"/>
                <w:numId w:val="36"/>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rPr>
              <w:t>Si el administrador no ingresa todos los campos, el sistema notificará que falta completar estos campos.</w:t>
            </w:r>
          </w:p>
          <w:p w14:paraId="7DCAFF6A" w14:textId="5B449AAB" w:rsidR="33970F90" w:rsidRDefault="33970F90" w:rsidP="33970F90">
            <w:pPr>
              <w:spacing w:after="200" w:line="300" w:lineRule="auto"/>
            </w:pPr>
            <w:r w:rsidRPr="33970F90">
              <w:rPr>
                <w:rFonts w:eastAsia="Arial" w:cs="Arial"/>
                <w:b/>
                <w:bCs/>
                <w:sz w:val="20"/>
              </w:rPr>
              <w:t xml:space="preserve"> </w:t>
            </w:r>
          </w:p>
          <w:p w14:paraId="2429EF3C" w14:textId="2A32D3E1" w:rsidR="33970F90" w:rsidRDefault="33970F90" w:rsidP="33970F90">
            <w:pPr>
              <w:spacing w:after="200" w:line="300" w:lineRule="auto"/>
            </w:pPr>
            <w:r w:rsidRPr="33970F90">
              <w:rPr>
                <w:rFonts w:eastAsia="Arial" w:cs="Arial"/>
                <w:b/>
                <w:bCs/>
                <w:sz w:val="20"/>
              </w:rPr>
              <w:t xml:space="preserve"> </w:t>
            </w:r>
          </w:p>
          <w:p w14:paraId="4E19DB8D" w14:textId="522F428D" w:rsidR="33970F90" w:rsidRDefault="33970F90" w:rsidP="33970F90">
            <w:pPr>
              <w:pStyle w:val="Prrafodelista"/>
              <w:numPr>
                <w:ilvl w:val="0"/>
                <w:numId w:val="36"/>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rPr>
              <w:t>Si los campos ingresados son incorrectos, el administrador tendrá que ingresar datos validos en estos campos.</w:t>
            </w:r>
          </w:p>
          <w:p w14:paraId="60805E8D" w14:textId="1777B0A9" w:rsidR="33970F90" w:rsidRDefault="33970F90" w:rsidP="33970F90">
            <w:pPr>
              <w:spacing w:after="200" w:line="300" w:lineRule="auto"/>
            </w:pPr>
            <w:r w:rsidRPr="33970F90">
              <w:rPr>
                <w:rFonts w:eastAsia="Arial" w:cs="Arial"/>
                <w:b/>
                <w:bCs/>
                <w:sz w:val="20"/>
              </w:rPr>
              <w:t xml:space="preserve"> </w:t>
            </w:r>
          </w:p>
          <w:p w14:paraId="5082B9C0" w14:textId="553B149D" w:rsidR="33970F90" w:rsidRDefault="33970F90" w:rsidP="33970F90">
            <w:pPr>
              <w:spacing w:after="200" w:line="300" w:lineRule="auto"/>
            </w:pPr>
            <w:r w:rsidRPr="33970F90">
              <w:rPr>
                <w:rFonts w:eastAsia="Arial" w:cs="Arial"/>
                <w:b/>
                <w:bCs/>
                <w:sz w:val="20"/>
              </w:rPr>
              <w:t xml:space="preserve"> </w:t>
            </w:r>
          </w:p>
          <w:p w14:paraId="692C4D48" w14:textId="56D1A8E7" w:rsidR="33970F90" w:rsidRDefault="33970F90" w:rsidP="33970F90">
            <w:pPr>
              <w:spacing w:after="200" w:line="300" w:lineRule="auto"/>
            </w:pPr>
            <w:r w:rsidRPr="33970F90">
              <w:rPr>
                <w:rFonts w:eastAsia="Arial" w:cs="Arial"/>
                <w:b/>
                <w:bCs/>
                <w:sz w:val="20"/>
              </w:rPr>
              <w:t xml:space="preserve"> </w:t>
            </w:r>
          </w:p>
          <w:p w14:paraId="541B405D" w14:textId="6803A979" w:rsidR="33970F90" w:rsidRDefault="33970F90" w:rsidP="056189CF">
            <w:pPr>
              <w:spacing w:after="200" w:line="300" w:lineRule="auto"/>
              <w:rPr>
                <w:rFonts w:eastAsia="Arial"/>
              </w:rPr>
            </w:pPr>
            <w:r w:rsidRPr="33970F90">
              <w:rPr>
                <w:rFonts w:eastAsia="Arial" w:cs="Arial"/>
                <w:b/>
                <w:bCs/>
                <w:sz w:val="20"/>
              </w:rPr>
              <w:t xml:space="preserve"> </w:t>
            </w:r>
          </w:p>
        </w:tc>
      </w:tr>
      <w:tr w:rsidR="33970F90" w14:paraId="22F84B0A" w14:textId="77777777" w:rsidTr="33970F90">
        <w:trPr>
          <w:trHeight w:val="508"/>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6DD6BD" w14:textId="4B2CFAE1" w:rsidR="33970F90" w:rsidRDefault="33970F90" w:rsidP="33970F90">
            <w:pPr>
              <w:spacing w:after="200" w:line="300" w:lineRule="auto"/>
              <w:ind w:left="34"/>
            </w:pPr>
            <w:r w:rsidRPr="33970F90">
              <w:rPr>
                <w:rFonts w:eastAsia="Arial" w:cs="Arial"/>
                <w:b/>
                <w:bCs/>
                <w:sz w:val="20"/>
              </w:rPr>
              <w:t>Post-condición .</w:t>
            </w:r>
            <w:r w:rsidRPr="33970F90">
              <w:rPr>
                <w:rFonts w:ascii="Calibri" w:eastAsia="Calibri" w:hAnsi="Calibri" w:cs="Calibri"/>
                <w:sz w:val="20"/>
              </w:rPr>
              <w:t xml:space="preserve">  Se mostrará un mensaje confirmando la operación realizada por el administrador.</w:t>
            </w:r>
          </w:p>
        </w:tc>
      </w:tr>
      <w:tr w:rsidR="33970F90" w14:paraId="2E36781C" w14:textId="77777777" w:rsidTr="33970F90">
        <w:trPr>
          <w:trHeight w:val="300"/>
        </w:trPr>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439CF3ED" w14:textId="3973464D" w:rsidR="33970F90" w:rsidRDefault="33970F90" w:rsidP="33970F90">
            <w:pPr>
              <w:spacing w:after="200" w:line="300" w:lineRule="auto"/>
              <w:ind w:left="34"/>
            </w:pPr>
            <w:r w:rsidRPr="33970F90">
              <w:rPr>
                <w:rFonts w:eastAsia="Arial" w:cs="Arial"/>
                <w:b/>
                <w:bCs/>
                <w:sz w:val="20"/>
              </w:rPr>
              <w:t>Código:  00</w:t>
            </w:r>
            <w:r w:rsidR="3AB09C29" w:rsidRPr="33970F90">
              <w:rPr>
                <w:rFonts w:eastAsia="Arial" w:cs="Arial"/>
                <w:b/>
                <w:bCs/>
                <w:sz w:val="20"/>
              </w:rPr>
              <w:t>4</w:t>
            </w:r>
          </w:p>
        </w:tc>
        <w:tc>
          <w:tcPr>
            <w:tcW w:w="6478" w:type="dxa"/>
            <w:gridSpan w:val="2"/>
            <w:tcBorders>
              <w:top w:val="nil"/>
              <w:left w:val="single" w:sz="8" w:space="0" w:color="auto"/>
              <w:bottom w:val="single" w:sz="8" w:space="0" w:color="auto"/>
              <w:right w:val="single" w:sz="8" w:space="0" w:color="auto"/>
            </w:tcBorders>
            <w:tcMar>
              <w:left w:w="108" w:type="dxa"/>
              <w:right w:w="108" w:type="dxa"/>
            </w:tcMar>
          </w:tcPr>
          <w:p w14:paraId="0F864A73" w14:textId="73EEC1E3" w:rsidR="33970F90" w:rsidRDefault="33970F90" w:rsidP="33970F90">
            <w:pPr>
              <w:spacing w:after="200" w:line="300" w:lineRule="auto"/>
              <w:ind w:left="34"/>
            </w:pPr>
            <w:r w:rsidRPr="33970F90">
              <w:rPr>
                <w:rFonts w:eastAsia="Arial" w:cs="Arial"/>
                <w:b/>
                <w:bCs/>
                <w:sz w:val="20"/>
              </w:rPr>
              <w:t>Nombre:  Registrar Detalles</w:t>
            </w:r>
          </w:p>
        </w:tc>
      </w:tr>
      <w:tr w:rsidR="33970F90" w14:paraId="379EB677" w14:textId="77777777" w:rsidTr="33970F90">
        <w:trPr>
          <w:trHeight w:val="270"/>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A681115" w14:textId="75DE6FBA" w:rsidR="33970F90" w:rsidRDefault="33970F90" w:rsidP="33970F90">
            <w:pPr>
              <w:spacing w:after="200" w:line="300" w:lineRule="auto"/>
              <w:ind w:left="34"/>
            </w:pPr>
            <w:r w:rsidRPr="33970F90">
              <w:rPr>
                <w:rFonts w:eastAsia="Arial" w:cs="Arial"/>
                <w:b/>
                <w:bCs/>
                <w:sz w:val="20"/>
              </w:rPr>
              <w:t>Descripción:  Describe la interacción del sistema con el operador para registrar los detalles realizados</w:t>
            </w:r>
          </w:p>
        </w:tc>
      </w:tr>
      <w:tr w:rsidR="33970F90" w14:paraId="10F07843" w14:textId="77777777" w:rsidTr="33970F90">
        <w:trPr>
          <w:trHeight w:val="330"/>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8F2C629" w14:textId="532BE59C" w:rsidR="33970F90" w:rsidRDefault="33970F90" w:rsidP="33970F90">
            <w:pPr>
              <w:spacing w:after="200" w:line="300" w:lineRule="auto"/>
              <w:ind w:left="34"/>
            </w:pPr>
            <w:r w:rsidRPr="33970F90">
              <w:rPr>
                <w:rFonts w:eastAsia="Arial" w:cs="Arial"/>
                <w:b/>
                <w:bCs/>
                <w:sz w:val="20"/>
              </w:rPr>
              <w:t>Actores:  Operador</w:t>
            </w:r>
          </w:p>
        </w:tc>
      </w:tr>
      <w:tr w:rsidR="33970F90" w14:paraId="2388E4C0" w14:textId="77777777" w:rsidTr="33970F90">
        <w:trPr>
          <w:trHeight w:val="135"/>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706BF31" w14:textId="63E7B8A2" w:rsidR="33970F90" w:rsidRDefault="33970F90" w:rsidP="33970F90">
            <w:pPr>
              <w:spacing w:after="200" w:line="300" w:lineRule="auto"/>
              <w:ind w:left="34"/>
            </w:pPr>
            <w:r w:rsidRPr="33970F90">
              <w:rPr>
                <w:rFonts w:eastAsia="Arial" w:cs="Arial"/>
                <w:b/>
                <w:bCs/>
                <w:sz w:val="20"/>
              </w:rPr>
              <w:t>Pre-condición: haber ingresado con las credenciales de operador.</w:t>
            </w:r>
          </w:p>
        </w:tc>
      </w:tr>
      <w:tr w:rsidR="33970F90" w14:paraId="3CCC1F1F" w14:textId="77777777" w:rsidTr="33970F90">
        <w:trPr>
          <w:trHeight w:val="5820"/>
        </w:trPr>
        <w:tc>
          <w:tcPr>
            <w:tcW w:w="477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05A326A" w14:textId="3FF83D27" w:rsidR="33970F90" w:rsidRDefault="33970F90" w:rsidP="33970F90">
            <w:pPr>
              <w:spacing w:after="200" w:line="300" w:lineRule="auto"/>
              <w:ind w:left="34"/>
            </w:pPr>
            <w:r w:rsidRPr="33970F90">
              <w:rPr>
                <w:rFonts w:eastAsia="Arial" w:cs="Arial"/>
                <w:b/>
                <w:bCs/>
                <w:sz w:val="20"/>
              </w:rPr>
              <w:lastRenderedPageBreak/>
              <w:t>Flujo básico</w:t>
            </w:r>
          </w:p>
          <w:p w14:paraId="7F5B9B4A" w14:textId="145C3407" w:rsidR="33970F90" w:rsidRDefault="33970F90" w:rsidP="33970F90">
            <w:pPr>
              <w:pStyle w:val="Prrafodelista"/>
              <w:numPr>
                <w:ilvl w:val="0"/>
                <w:numId w:val="39"/>
              </w:numPr>
              <w:spacing w:after="0" w:line="300" w:lineRule="auto"/>
              <w:ind w:left="1080"/>
              <w:jc w:val="both"/>
              <w:rPr>
                <w:rFonts w:ascii="Arial" w:eastAsia="Arial" w:hAnsi="Arial" w:cs="Arial"/>
                <w:b/>
                <w:bCs/>
                <w:sz w:val="20"/>
                <w:szCs w:val="20"/>
              </w:rPr>
            </w:pPr>
            <w:r w:rsidRPr="33970F90">
              <w:rPr>
                <w:rFonts w:ascii="Arial" w:eastAsia="Arial" w:hAnsi="Arial" w:cs="Arial"/>
                <w:b/>
                <w:bCs/>
                <w:sz w:val="20"/>
                <w:szCs w:val="20"/>
                <w:lang w:val="es"/>
              </w:rPr>
              <w:t>El sistema debe mostrar las tareas asignadas.</w:t>
            </w:r>
            <w:r w:rsidRPr="33970F90">
              <w:rPr>
                <w:rFonts w:ascii="Arial" w:eastAsia="Arial" w:hAnsi="Arial" w:cs="Arial"/>
                <w:b/>
                <w:bCs/>
                <w:sz w:val="20"/>
                <w:szCs w:val="20"/>
              </w:rPr>
              <w:t xml:space="preserve"> </w:t>
            </w:r>
          </w:p>
          <w:p w14:paraId="3E230CB5" w14:textId="0CC1EAE2" w:rsidR="33970F90" w:rsidRDefault="33970F90" w:rsidP="33970F90">
            <w:pPr>
              <w:pStyle w:val="Prrafodelista"/>
              <w:numPr>
                <w:ilvl w:val="0"/>
                <w:numId w:val="39"/>
              </w:numPr>
              <w:spacing w:after="0" w:line="300" w:lineRule="auto"/>
              <w:ind w:left="1080"/>
              <w:jc w:val="both"/>
              <w:rPr>
                <w:rFonts w:ascii="Arial" w:eastAsia="Arial" w:hAnsi="Arial" w:cs="Arial"/>
                <w:b/>
                <w:bCs/>
                <w:sz w:val="20"/>
                <w:szCs w:val="20"/>
                <w:lang w:val="es"/>
              </w:rPr>
            </w:pPr>
            <w:r w:rsidRPr="33970F90">
              <w:rPr>
                <w:rFonts w:ascii="Arial" w:eastAsia="Arial" w:hAnsi="Arial" w:cs="Arial"/>
                <w:b/>
                <w:bCs/>
                <w:sz w:val="20"/>
                <w:szCs w:val="20"/>
                <w:lang w:val="es"/>
              </w:rPr>
              <w:t>El operador debe seleccionar la tarea</w:t>
            </w:r>
          </w:p>
          <w:p w14:paraId="2CDDECDE" w14:textId="7F5FF442" w:rsidR="33970F90" w:rsidRDefault="33970F90" w:rsidP="33970F90">
            <w:pPr>
              <w:pStyle w:val="Prrafodelista"/>
              <w:numPr>
                <w:ilvl w:val="0"/>
                <w:numId w:val="39"/>
              </w:numPr>
              <w:spacing w:after="0" w:line="300" w:lineRule="auto"/>
              <w:ind w:left="1080"/>
              <w:jc w:val="both"/>
              <w:rPr>
                <w:rFonts w:ascii="Arial" w:eastAsia="Arial" w:hAnsi="Arial" w:cs="Arial"/>
                <w:b/>
                <w:bCs/>
                <w:sz w:val="20"/>
                <w:szCs w:val="20"/>
                <w:lang w:val="es-ES"/>
              </w:rPr>
            </w:pPr>
            <w:r w:rsidRPr="33970F90">
              <w:rPr>
                <w:rFonts w:ascii="Arial" w:eastAsia="Arial" w:hAnsi="Arial" w:cs="Arial"/>
                <w:b/>
                <w:bCs/>
                <w:sz w:val="20"/>
                <w:szCs w:val="20"/>
                <w:lang w:val="es-ES"/>
              </w:rPr>
              <w:t>El operador debe ingresar los detalles de la tarea realizada, así como la hora de que fue realizada.</w:t>
            </w:r>
          </w:p>
          <w:p w14:paraId="09F6630E" w14:textId="1A6100ED" w:rsidR="33970F90" w:rsidRDefault="33970F90" w:rsidP="33970F90">
            <w:pPr>
              <w:pStyle w:val="Prrafodelista"/>
              <w:numPr>
                <w:ilvl w:val="0"/>
                <w:numId w:val="39"/>
              </w:numPr>
              <w:spacing w:after="0" w:line="300" w:lineRule="auto"/>
              <w:ind w:left="1080"/>
              <w:jc w:val="both"/>
              <w:rPr>
                <w:rFonts w:ascii="Arial" w:eastAsia="Arial" w:hAnsi="Arial" w:cs="Arial"/>
                <w:b/>
                <w:bCs/>
                <w:sz w:val="20"/>
                <w:szCs w:val="20"/>
                <w:lang w:val="es"/>
              </w:rPr>
            </w:pPr>
            <w:r w:rsidRPr="33970F90">
              <w:rPr>
                <w:rFonts w:ascii="Arial" w:eastAsia="Arial" w:hAnsi="Arial" w:cs="Arial"/>
                <w:b/>
                <w:bCs/>
                <w:sz w:val="20"/>
                <w:szCs w:val="20"/>
                <w:lang w:val="es"/>
              </w:rPr>
              <w:t>El sistema debe guardar esta información una vez haya completado de describir la tarea.</w:t>
            </w:r>
          </w:p>
          <w:p w14:paraId="1021C6B7" w14:textId="42DCC1C7" w:rsidR="33970F90" w:rsidRDefault="33970F90" w:rsidP="33970F90">
            <w:pPr>
              <w:spacing w:after="200" w:line="300" w:lineRule="auto"/>
              <w:ind w:left="1080"/>
            </w:pPr>
            <w:r w:rsidRPr="33970F90">
              <w:rPr>
                <w:rFonts w:eastAsia="Arial" w:cs="Arial"/>
                <w:b/>
                <w:bCs/>
                <w:sz w:val="20"/>
              </w:rPr>
              <w:t xml:space="preserve"> </w:t>
            </w:r>
          </w:p>
        </w:tc>
        <w:tc>
          <w:tcPr>
            <w:tcW w:w="3968" w:type="dxa"/>
            <w:tcBorders>
              <w:top w:val="nil"/>
              <w:left w:val="nil"/>
              <w:bottom w:val="single" w:sz="8" w:space="0" w:color="auto"/>
              <w:right w:val="single" w:sz="8" w:space="0" w:color="auto"/>
            </w:tcBorders>
            <w:tcMar>
              <w:left w:w="108" w:type="dxa"/>
              <w:right w:w="108" w:type="dxa"/>
            </w:tcMar>
          </w:tcPr>
          <w:p w14:paraId="470FAAFC" w14:textId="28EE257C" w:rsidR="33970F90" w:rsidRDefault="33970F90" w:rsidP="33970F90">
            <w:pPr>
              <w:spacing w:after="200" w:line="300" w:lineRule="auto"/>
              <w:ind w:left="34"/>
            </w:pPr>
            <w:r w:rsidRPr="33970F90">
              <w:rPr>
                <w:rFonts w:eastAsia="Arial" w:cs="Arial"/>
                <w:b/>
                <w:bCs/>
                <w:sz w:val="20"/>
              </w:rPr>
              <w:t>Flujo Alternativo</w:t>
            </w:r>
          </w:p>
          <w:p w14:paraId="0C775D54" w14:textId="33E61AA7" w:rsidR="33970F90" w:rsidRDefault="33970F90" w:rsidP="33970F90">
            <w:pPr>
              <w:spacing w:after="200" w:line="300" w:lineRule="auto"/>
              <w:ind w:left="34"/>
            </w:pPr>
            <w:r w:rsidRPr="33970F90">
              <w:rPr>
                <w:rFonts w:eastAsia="Arial" w:cs="Arial"/>
                <w:b/>
                <w:bCs/>
                <w:sz w:val="20"/>
              </w:rPr>
              <w:t xml:space="preserve"> </w:t>
            </w:r>
          </w:p>
          <w:p w14:paraId="1BC035CE" w14:textId="02AA21E7" w:rsidR="33970F90" w:rsidRDefault="33970F90" w:rsidP="33970F90">
            <w:pPr>
              <w:spacing w:after="200" w:line="300" w:lineRule="auto"/>
              <w:ind w:left="34"/>
              <w:rPr>
                <w:rFonts w:eastAsia="Arial" w:cs="Arial"/>
                <w:b/>
                <w:bCs/>
                <w:sz w:val="20"/>
              </w:rPr>
            </w:pPr>
            <w:r w:rsidRPr="33970F90">
              <w:rPr>
                <w:rFonts w:eastAsia="Arial" w:cs="Arial"/>
                <w:b/>
                <w:bCs/>
                <w:sz w:val="20"/>
              </w:rPr>
              <w:t xml:space="preserve"> </w:t>
            </w:r>
            <w:r w:rsidR="31B7B196" w:rsidRPr="33970F90">
              <w:rPr>
                <w:rFonts w:eastAsia="Arial" w:cs="Arial"/>
                <w:b/>
                <w:bCs/>
                <w:sz w:val="20"/>
              </w:rPr>
              <w:t xml:space="preserve">  </w:t>
            </w:r>
          </w:p>
          <w:p w14:paraId="03DE520F" w14:textId="314ECDD2" w:rsidR="33970F90" w:rsidRDefault="33970F90" w:rsidP="33970F90">
            <w:pPr>
              <w:pStyle w:val="Prrafodelista"/>
              <w:numPr>
                <w:ilvl w:val="0"/>
                <w:numId w:val="34"/>
              </w:numPr>
              <w:spacing w:after="0" w:line="300" w:lineRule="auto"/>
              <w:jc w:val="both"/>
              <w:rPr>
                <w:rFonts w:ascii="Arial" w:eastAsia="Arial" w:hAnsi="Arial" w:cs="Arial"/>
                <w:b/>
                <w:bCs/>
                <w:sz w:val="20"/>
                <w:szCs w:val="20"/>
              </w:rPr>
            </w:pPr>
            <w:r w:rsidRPr="33970F90">
              <w:rPr>
                <w:rFonts w:ascii="Arial" w:eastAsia="Arial" w:hAnsi="Arial" w:cs="Arial"/>
                <w:b/>
                <w:bCs/>
                <w:sz w:val="20"/>
                <w:szCs w:val="20"/>
              </w:rPr>
              <w:t>Si no se ingresa detalles, debe notificar al operador que debe ingresar esta información.</w:t>
            </w:r>
          </w:p>
        </w:tc>
      </w:tr>
      <w:tr w:rsidR="33970F90" w14:paraId="37BCC352" w14:textId="77777777" w:rsidTr="33970F90">
        <w:trPr>
          <w:trHeight w:val="75"/>
        </w:trPr>
        <w:tc>
          <w:tcPr>
            <w:tcW w:w="8746"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9F0A906" w14:textId="7609AEDC" w:rsidR="33970F90" w:rsidRDefault="33970F90" w:rsidP="33970F90">
            <w:pPr>
              <w:spacing w:after="200" w:line="300" w:lineRule="auto"/>
              <w:ind w:left="34"/>
            </w:pPr>
            <w:r w:rsidRPr="33970F90">
              <w:rPr>
                <w:rFonts w:eastAsia="Arial" w:cs="Arial"/>
                <w:b/>
                <w:bCs/>
                <w:sz w:val="20"/>
              </w:rPr>
              <w:t>Post-condición .</w:t>
            </w:r>
            <w:r w:rsidRPr="33970F90">
              <w:rPr>
                <w:rFonts w:ascii="Calibri" w:eastAsia="Calibri" w:hAnsi="Calibri" w:cs="Calibri"/>
                <w:sz w:val="20"/>
              </w:rPr>
              <w:t xml:space="preserve">  Se mostrará un mensaje confirmando el llenado de esta información.</w:t>
            </w:r>
          </w:p>
          <w:p w14:paraId="7B606E05" w14:textId="10C53A4C" w:rsidR="33970F90" w:rsidRDefault="33970F90" w:rsidP="33970F90">
            <w:pPr>
              <w:spacing w:after="200" w:line="300" w:lineRule="auto"/>
              <w:ind w:left="34"/>
              <w:rPr>
                <w:rFonts w:ascii="Calibri" w:eastAsia="Calibri" w:hAnsi="Calibri" w:cs="Calibri"/>
                <w:sz w:val="20"/>
              </w:rPr>
            </w:pPr>
          </w:p>
        </w:tc>
      </w:tr>
    </w:tbl>
    <w:p w14:paraId="5296180C" w14:textId="40EC0E0A" w:rsidR="33970F90" w:rsidRDefault="33970F90" w:rsidP="33970F90"/>
    <w:p w14:paraId="37862F31" w14:textId="112EA852" w:rsidR="00A77BEF" w:rsidRDefault="0D755CE9" w:rsidP="1612B294">
      <w:pPr>
        <w:pStyle w:val="Prrafodelista"/>
        <w:numPr>
          <w:ilvl w:val="0"/>
          <w:numId w:val="26"/>
        </w:numPr>
        <w:spacing w:before="240" w:after="240"/>
        <w:rPr>
          <w:lang w:val="es-ES"/>
        </w:rPr>
      </w:pPr>
      <w:r w:rsidRPr="1612B294">
        <w:rPr>
          <w:lang w:val="es-ES"/>
        </w:rPr>
        <w:t>Caso de uso del Ingeniero</w:t>
      </w:r>
    </w:p>
    <w:p w14:paraId="25BB4E54" w14:textId="696FEA47" w:rsidR="00A77BEF" w:rsidRDefault="67D20523" w:rsidP="1612B294">
      <w:pPr>
        <w:pStyle w:val="Prrafodelista"/>
        <w:numPr>
          <w:ilvl w:val="1"/>
          <w:numId w:val="26"/>
        </w:numPr>
        <w:spacing w:before="240" w:after="240"/>
        <w:rPr>
          <w:lang w:val="es-ES"/>
        </w:rPr>
      </w:pPr>
      <w:r w:rsidRPr="1612B294">
        <w:rPr>
          <w:lang w:val="es-ES"/>
        </w:rPr>
        <w:t>Asignar Maquinaria a Operadores</w:t>
      </w:r>
    </w:p>
    <w:p w14:paraId="2D3D8C43" w14:textId="79B4A0C2" w:rsidR="00A77BEF" w:rsidRDefault="0D755CE9" w:rsidP="1612B294">
      <w:pPr>
        <w:pStyle w:val="Prrafodelista"/>
        <w:numPr>
          <w:ilvl w:val="2"/>
          <w:numId w:val="26"/>
        </w:numPr>
        <w:spacing w:before="240" w:after="240"/>
        <w:rPr>
          <w:lang w:val="es-ES"/>
        </w:rPr>
      </w:pPr>
      <w:r w:rsidRPr="1612B294">
        <w:rPr>
          <w:lang w:val="es-ES"/>
        </w:rPr>
        <w:t>El sistema debe permitir asignar Maquinaria a Operadores</w:t>
      </w:r>
    </w:p>
    <w:p w14:paraId="72DCA08A" w14:textId="1C87CC47" w:rsidR="00A77BEF" w:rsidRDefault="0D755CE9" w:rsidP="1612B294">
      <w:pPr>
        <w:pStyle w:val="Prrafodelista"/>
        <w:numPr>
          <w:ilvl w:val="2"/>
          <w:numId w:val="26"/>
        </w:numPr>
        <w:spacing w:before="240" w:after="240"/>
        <w:rPr>
          <w:lang w:val="es-ES"/>
        </w:rPr>
      </w:pPr>
      <w:r w:rsidRPr="1612B294">
        <w:rPr>
          <w:lang w:val="es-ES"/>
        </w:rPr>
        <w:t>Muestra una lista de maquinaria disponible y operadores.</w:t>
      </w:r>
    </w:p>
    <w:p w14:paraId="4EFB9437" w14:textId="3BFD41E7" w:rsidR="00A77BEF" w:rsidRDefault="0D755CE9" w:rsidP="1612B294">
      <w:pPr>
        <w:pStyle w:val="Prrafodelista"/>
        <w:numPr>
          <w:ilvl w:val="2"/>
          <w:numId w:val="26"/>
        </w:numPr>
        <w:spacing w:after="0"/>
        <w:rPr>
          <w:lang w:val="es-ES"/>
        </w:rPr>
      </w:pPr>
      <w:r w:rsidRPr="1612B294">
        <w:rPr>
          <w:lang w:val="es-ES"/>
        </w:rPr>
        <w:t>Permite seleccionar maquinaria y operadores, estableciendo fechas y horarios de asignación.</w:t>
      </w:r>
    </w:p>
    <w:p w14:paraId="2FFA8664" w14:textId="46E8FCAE" w:rsidR="00A77BEF" w:rsidRDefault="0D755CE9" w:rsidP="1612B294">
      <w:pPr>
        <w:pStyle w:val="Prrafodelista"/>
        <w:numPr>
          <w:ilvl w:val="2"/>
          <w:numId w:val="26"/>
        </w:numPr>
        <w:spacing w:after="0"/>
        <w:rPr>
          <w:lang w:val="es-ES"/>
        </w:rPr>
      </w:pPr>
      <w:r w:rsidRPr="1612B294">
        <w:rPr>
          <w:lang w:val="es-ES"/>
        </w:rPr>
        <w:t>Actualiza los registros de asignación y notifica al operador sobre la nueva asignación.</w:t>
      </w:r>
    </w:p>
    <w:p w14:paraId="6A4FD961" w14:textId="1790EB84" w:rsidR="00A77BEF" w:rsidRDefault="5744E053" w:rsidP="1612B294">
      <w:pPr>
        <w:pStyle w:val="Prrafodelista"/>
        <w:numPr>
          <w:ilvl w:val="1"/>
          <w:numId w:val="26"/>
        </w:numPr>
        <w:spacing w:after="0"/>
        <w:rPr>
          <w:lang w:val="es-ES"/>
        </w:rPr>
      </w:pPr>
      <w:r w:rsidRPr="1612B294">
        <w:rPr>
          <w:lang w:val="es-ES"/>
        </w:rPr>
        <w:t>Revisar las Incidencias Reportadas</w:t>
      </w:r>
    </w:p>
    <w:p w14:paraId="0637B0FF" w14:textId="69E02435" w:rsidR="00A77BEF" w:rsidRDefault="5744E053" w:rsidP="1612B294">
      <w:pPr>
        <w:pStyle w:val="Prrafodelista"/>
        <w:numPr>
          <w:ilvl w:val="2"/>
          <w:numId w:val="26"/>
        </w:numPr>
        <w:spacing w:after="0"/>
        <w:rPr>
          <w:lang w:val="es-ES"/>
        </w:rPr>
      </w:pPr>
      <w:r w:rsidRPr="1612B294">
        <w:rPr>
          <w:lang w:val="es-ES"/>
        </w:rPr>
        <w:t>El sistema debe mostrar detalles de la incidencia reportada por el operador.</w:t>
      </w:r>
    </w:p>
    <w:p w14:paraId="3BF9A85F" w14:textId="7DD258AD" w:rsidR="00A77BEF" w:rsidRDefault="5744E053" w:rsidP="1612B294">
      <w:pPr>
        <w:pStyle w:val="Prrafodelista"/>
        <w:numPr>
          <w:ilvl w:val="2"/>
          <w:numId w:val="26"/>
        </w:numPr>
        <w:spacing w:after="0"/>
        <w:rPr>
          <w:lang w:val="es-ES"/>
        </w:rPr>
      </w:pPr>
      <w:r w:rsidRPr="1612B294">
        <w:rPr>
          <w:lang w:val="es-ES"/>
        </w:rPr>
        <w:t>Permite actualizar el estado de la maquinaria (e.g., a "En mantenimiento").</w:t>
      </w:r>
    </w:p>
    <w:p w14:paraId="48CC9E78" w14:textId="26B75462" w:rsidR="00A77BEF" w:rsidRDefault="00A77BEF" w:rsidP="33970F90"/>
    <w:p w14:paraId="3BE22630" w14:textId="33075FB9" w:rsidR="00A77BEF" w:rsidRDefault="00A77BEF" w:rsidP="1612B294">
      <w:pPr>
        <w:spacing w:before="240" w:after="240"/>
        <w:ind w:left="708"/>
      </w:pPr>
    </w:p>
    <w:p w14:paraId="586DE869" w14:textId="72F72A7C" w:rsidR="00A77BEF" w:rsidRDefault="00A77BEF" w:rsidP="1612B294">
      <w:pPr>
        <w:spacing w:before="240" w:after="240"/>
        <w:ind w:left="2124"/>
      </w:pPr>
    </w:p>
    <w:p w14:paraId="1D921350" w14:textId="5F04DF90" w:rsidR="00A77BEF" w:rsidRDefault="00A77BEF" w:rsidP="1612B294">
      <w:pPr>
        <w:pStyle w:val="Prrafodelista"/>
        <w:spacing w:before="240" w:after="240"/>
        <w:ind w:left="0"/>
        <w:rPr>
          <w:lang w:val="es-ES"/>
        </w:rPr>
      </w:pPr>
    </w:p>
    <w:p w14:paraId="7B492C86" w14:textId="78C55246" w:rsidR="00A77BEF" w:rsidRDefault="00A77BEF" w:rsidP="1612B294">
      <w:pPr>
        <w:pStyle w:val="Prrafodelista"/>
        <w:spacing w:after="0" w:line="257" w:lineRule="auto"/>
        <w:ind w:left="2880"/>
        <w:rPr>
          <w:rFonts w:ascii="Calibri" w:eastAsia="Calibri" w:hAnsi="Calibri" w:cs="Calibri"/>
          <w:lang w:val="es-ES"/>
        </w:rPr>
      </w:pPr>
    </w:p>
    <w:p w14:paraId="561300FF" w14:textId="7C763495" w:rsidR="00A77BEF" w:rsidRDefault="00A77BEF" w:rsidP="1612B294"/>
    <w:p w14:paraId="76262D54" w14:textId="667D8729" w:rsidR="00671970" w:rsidRDefault="00A77BEF" w:rsidP="40C79EC3">
      <w:pPr>
        <w:pStyle w:val="Ttulo2"/>
      </w:pPr>
      <w:bookmarkStart w:id="10" w:name="_Toc181197726"/>
      <w:r>
        <w:t>Diagramas de clases conceptual</w:t>
      </w:r>
      <w:bookmarkEnd w:id="10"/>
      <w:r w:rsidR="00671970" w:rsidRPr="40C79EC3">
        <w:t xml:space="preserve"> </w:t>
      </w:r>
    </w:p>
    <w:p w14:paraId="023783A7" w14:textId="2A14042F" w:rsidR="4D909CB6" w:rsidRDefault="4D909CB6" w:rsidP="4D909CB6">
      <w:pPr>
        <w:rPr>
          <w:lang w:eastAsia="ja-JP"/>
        </w:rPr>
      </w:pPr>
    </w:p>
    <w:p w14:paraId="7D61CC30" w14:textId="391038A6" w:rsidR="2FF6F723" w:rsidRDefault="2FF6F723" w:rsidP="4B0D1855">
      <w:pPr>
        <w:rPr>
          <w:b/>
          <w:u w:val="single"/>
          <w:lang w:eastAsia="ja-JP"/>
        </w:rPr>
      </w:pPr>
      <w:r w:rsidRPr="00373073">
        <w:rPr>
          <w:b/>
          <w:u w:val="single"/>
          <w:lang w:eastAsia="ja-JP"/>
        </w:rPr>
        <w:t>GESTIONAR MAQUINARIA</w:t>
      </w:r>
    </w:p>
    <w:p w14:paraId="3E20A2FC" w14:textId="671C70FC" w:rsidR="7E8E0157" w:rsidRDefault="7E8E0157" w:rsidP="7E8E0157">
      <w:pPr>
        <w:rPr>
          <w:b/>
          <w:bCs/>
          <w:lang w:eastAsia="ja-JP"/>
        </w:rPr>
      </w:pPr>
    </w:p>
    <w:p w14:paraId="66EB2E74" w14:textId="3CC0B2B1" w:rsidR="2FF6F723" w:rsidRDefault="2FF6F723" w:rsidP="7E8E0157">
      <w:pPr>
        <w:rPr>
          <w:b/>
          <w:bCs/>
          <w:lang w:eastAsia="ja-JP"/>
        </w:rPr>
      </w:pPr>
      <w:r w:rsidRPr="7E8E0157">
        <w:rPr>
          <w:b/>
          <w:bCs/>
          <w:lang w:eastAsia="ja-JP"/>
        </w:rPr>
        <w:t xml:space="preserve">Diagrama de </w:t>
      </w:r>
      <w:r w:rsidRPr="346B6822">
        <w:rPr>
          <w:b/>
          <w:bCs/>
          <w:lang w:eastAsia="ja-JP"/>
        </w:rPr>
        <w:t>secuencias</w:t>
      </w:r>
      <w:r w:rsidR="00142E9C">
        <w:rPr>
          <w:b/>
          <w:bCs/>
          <w:lang w:eastAsia="ja-JP"/>
        </w:rPr>
        <w:t xml:space="preserve"> y diagrama de clases conceptual</w:t>
      </w:r>
      <w:r w:rsidRPr="3EF28DCD">
        <w:rPr>
          <w:b/>
          <w:bCs/>
          <w:lang w:eastAsia="ja-JP"/>
        </w:rPr>
        <w:t xml:space="preserve"> de </w:t>
      </w:r>
      <w:r w:rsidRPr="5D0DE2A2">
        <w:rPr>
          <w:b/>
          <w:bCs/>
          <w:lang w:eastAsia="ja-JP"/>
        </w:rPr>
        <w:t xml:space="preserve">Registrar </w:t>
      </w:r>
      <w:r w:rsidRPr="2A0D5991">
        <w:rPr>
          <w:b/>
          <w:bCs/>
          <w:lang w:eastAsia="ja-JP"/>
        </w:rPr>
        <w:t>Nueva</w:t>
      </w:r>
      <w:r w:rsidRPr="3F672864">
        <w:rPr>
          <w:b/>
          <w:bCs/>
          <w:lang w:eastAsia="ja-JP"/>
        </w:rPr>
        <w:t xml:space="preserve"> </w:t>
      </w:r>
      <w:r w:rsidRPr="660B0B5E">
        <w:rPr>
          <w:b/>
          <w:bCs/>
          <w:lang w:eastAsia="ja-JP"/>
        </w:rPr>
        <w:t>Maquinaria</w:t>
      </w:r>
    </w:p>
    <w:p w14:paraId="20148D85" w14:textId="77777777" w:rsidR="00FD3BFD" w:rsidRPr="00671970" w:rsidRDefault="00FD3BFD" w:rsidP="00671970">
      <w:pPr>
        <w:rPr>
          <w:lang w:eastAsia="ja-JP"/>
        </w:rPr>
      </w:pPr>
    </w:p>
    <w:p w14:paraId="66B86F79" w14:textId="4B8A1161" w:rsidR="33970F90" w:rsidRDefault="2FF6F723" w:rsidP="33970F90">
      <w:r>
        <w:rPr>
          <w:noProof/>
        </w:rPr>
        <w:drawing>
          <wp:inline distT="0" distB="0" distL="0" distR="0" wp14:anchorId="6C57A3C8" wp14:editId="346E96D8">
            <wp:extent cx="5762626" cy="2914650"/>
            <wp:effectExtent l="0" t="0" r="0" b="0"/>
            <wp:docPr id="1745533939" name="Picture 174553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2914650"/>
                    </a:xfrm>
                    <a:prstGeom prst="rect">
                      <a:avLst/>
                    </a:prstGeom>
                  </pic:spPr>
                </pic:pic>
              </a:graphicData>
            </a:graphic>
          </wp:inline>
        </w:drawing>
      </w:r>
    </w:p>
    <w:p w14:paraId="0C7FEA1F" w14:textId="3BB63C66" w:rsidR="00142E9C" w:rsidRDefault="00142E9C" w:rsidP="00142E9C">
      <w:pPr>
        <w:jc w:val="center"/>
        <w:rPr>
          <w:b/>
          <w:bCs/>
          <w:lang w:eastAsia="ja-JP"/>
        </w:rPr>
      </w:pPr>
      <w:r w:rsidRPr="00142E9C">
        <w:rPr>
          <w:b/>
          <w:bCs/>
          <w:noProof/>
          <w:lang w:eastAsia="ja-JP"/>
        </w:rPr>
        <w:drawing>
          <wp:inline distT="0" distB="0" distL="0" distR="0" wp14:anchorId="5937E6CD" wp14:editId="0232FC37">
            <wp:extent cx="1819621" cy="4053840"/>
            <wp:effectExtent l="0" t="0" r="9525" b="3810"/>
            <wp:docPr id="12968580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58032" name="Imagen 1" descr="Diagrama&#10;&#10;Descripción generada automáticamente"/>
                    <pic:cNvPicPr/>
                  </pic:nvPicPr>
                  <pic:blipFill>
                    <a:blip r:embed="rId21"/>
                    <a:stretch>
                      <a:fillRect/>
                    </a:stretch>
                  </pic:blipFill>
                  <pic:spPr>
                    <a:xfrm>
                      <a:off x="0" y="0"/>
                      <a:ext cx="1824868" cy="4065530"/>
                    </a:xfrm>
                    <a:prstGeom prst="rect">
                      <a:avLst/>
                    </a:prstGeom>
                  </pic:spPr>
                </pic:pic>
              </a:graphicData>
            </a:graphic>
          </wp:inline>
        </w:drawing>
      </w:r>
    </w:p>
    <w:p w14:paraId="47E74737" w14:textId="0F409C81" w:rsidR="33970F90" w:rsidRDefault="2FF6F723" w:rsidP="3F94C378">
      <w:pPr>
        <w:rPr>
          <w:b/>
          <w:bCs/>
          <w:lang w:eastAsia="ja-JP"/>
        </w:rPr>
      </w:pPr>
      <w:r w:rsidRPr="3F94C378">
        <w:rPr>
          <w:b/>
          <w:bCs/>
          <w:lang w:eastAsia="ja-JP"/>
        </w:rPr>
        <w:lastRenderedPageBreak/>
        <w:t>Diagrama de secuencias</w:t>
      </w:r>
      <w:r w:rsidR="00142E9C">
        <w:rPr>
          <w:b/>
          <w:bCs/>
          <w:lang w:eastAsia="ja-JP"/>
        </w:rPr>
        <w:t xml:space="preserve"> y diagrama de clases conceptual</w:t>
      </w:r>
      <w:r w:rsidRPr="3F94C378">
        <w:rPr>
          <w:b/>
          <w:bCs/>
          <w:lang w:eastAsia="ja-JP"/>
        </w:rPr>
        <w:t xml:space="preserve"> de </w:t>
      </w:r>
      <w:r w:rsidRPr="3B7F3AA6">
        <w:rPr>
          <w:b/>
          <w:bCs/>
          <w:lang w:eastAsia="ja-JP"/>
        </w:rPr>
        <w:t>Actualizar Maquinaria</w:t>
      </w:r>
    </w:p>
    <w:p w14:paraId="5F9B0A34" w14:textId="3FCF0D9D" w:rsidR="33970F90" w:rsidRDefault="2FF6F723" w:rsidP="33970F90">
      <w:r>
        <w:rPr>
          <w:noProof/>
        </w:rPr>
        <w:drawing>
          <wp:inline distT="0" distB="0" distL="0" distR="0" wp14:anchorId="13444A2D" wp14:editId="32566EE5">
            <wp:extent cx="5762626" cy="2943225"/>
            <wp:effectExtent l="0" t="0" r="0" b="0"/>
            <wp:docPr id="328396629" name="Picture 32839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943225"/>
                    </a:xfrm>
                    <a:prstGeom prst="rect">
                      <a:avLst/>
                    </a:prstGeom>
                  </pic:spPr>
                </pic:pic>
              </a:graphicData>
            </a:graphic>
          </wp:inline>
        </w:drawing>
      </w:r>
    </w:p>
    <w:p w14:paraId="1B4EDE74" w14:textId="05BB7298" w:rsidR="00142E9C" w:rsidRDefault="00142E9C" w:rsidP="00142E9C">
      <w:pPr>
        <w:jc w:val="center"/>
      </w:pPr>
      <w:r w:rsidRPr="00142E9C">
        <w:rPr>
          <w:noProof/>
        </w:rPr>
        <w:drawing>
          <wp:inline distT="0" distB="0" distL="0" distR="0" wp14:anchorId="0327D989" wp14:editId="429424E9">
            <wp:extent cx="1559449" cy="3173453"/>
            <wp:effectExtent l="0" t="0" r="3175" b="8255"/>
            <wp:docPr id="12777380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38057" name="Imagen 1" descr="Diagrama&#10;&#10;Descripción generada automáticamente"/>
                    <pic:cNvPicPr/>
                  </pic:nvPicPr>
                  <pic:blipFill>
                    <a:blip r:embed="rId23"/>
                    <a:stretch>
                      <a:fillRect/>
                    </a:stretch>
                  </pic:blipFill>
                  <pic:spPr>
                    <a:xfrm>
                      <a:off x="0" y="0"/>
                      <a:ext cx="1567778" cy="3190403"/>
                    </a:xfrm>
                    <a:prstGeom prst="rect">
                      <a:avLst/>
                    </a:prstGeom>
                  </pic:spPr>
                </pic:pic>
              </a:graphicData>
            </a:graphic>
          </wp:inline>
        </w:drawing>
      </w:r>
    </w:p>
    <w:p w14:paraId="43BDE313" w14:textId="303FEB61" w:rsidR="33970F90" w:rsidRDefault="2FF6F723" w:rsidP="786060E2">
      <w:pPr>
        <w:rPr>
          <w:b/>
          <w:bCs/>
          <w:lang w:eastAsia="ja-JP"/>
        </w:rPr>
      </w:pPr>
      <w:r w:rsidRPr="786060E2">
        <w:rPr>
          <w:b/>
          <w:bCs/>
          <w:lang w:eastAsia="ja-JP"/>
        </w:rPr>
        <w:t>Diagrama de secuencias</w:t>
      </w:r>
      <w:r w:rsidR="00142E9C" w:rsidRPr="00142E9C">
        <w:rPr>
          <w:b/>
          <w:bCs/>
          <w:lang w:eastAsia="ja-JP"/>
        </w:rPr>
        <w:t xml:space="preserve"> </w:t>
      </w:r>
      <w:r w:rsidR="00142E9C">
        <w:rPr>
          <w:b/>
          <w:bCs/>
          <w:lang w:eastAsia="ja-JP"/>
        </w:rPr>
        <w:t>y diagrama de clases conceptual</w:t>
      </w:r>
      <w:r w:rsidRPr="786060E2">
        <w:rPr>
          <w:b/>
          <w:bCs/>
          <w:lang w:eastAsia="ja-JP"/>
        </w:rPr>
        <w:t xml:space="preserve"> de </w:t>
      </w:r>
      <w:r w:rsidRPr="08E30774">
        <w:rPr>
          <w:b/>
          <w:bCs/>
          <w:lang w:eastAsia="ja-JP"/>
        </w:rPr>
        <w:t>Eliminar</w:t>
      </w:r>
      <w:r w:rsidRPr="786060E2">
        <w:rPr>
          <w:b/>
          <w:bCs/>
          <w:lang w:eastAsia="ja-JP"/>
        </w:rPr>
        <w:t xml:space="preserve"> Maquinaria</w:t>
      </w:r>
    </w:p>
    <w:p w14:paraId="6A37A939" w14:textId="670717CD" w:rsidR="33970F90" w:rsidRDefault="2FF6F723" w:rsidP="33970F90">
      <w:r>
        <w:rPr>
          <w:noProof/>
        </w:rPr>
        <w:lastRenderedPageBreak/>
        <w:drawing>
          <wp:inline distT="0" distB="0" distL="0" distR="0" wp14:anchorId="33D18067" wp14:editId="14C220F0">
            <wp:extent cx="5762626" cy="2628900"/>
            <wp:effectExtent l="0" t="0" r="0" b="0"/>
            <wp:docPr id="188082865" name="Picture 18808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2628900"/>
                    </a:xfrm>
                    <a:prstGeom prst="rect">
                      <a:avLst/>
                    </a:prstGeom>
                  </pic:spPr>
                </pic:pic>
              </a:graphicData>
            </a:graphic>
          </wp:inline>
        </w:drawing>
      </w:r>
    </w:p>
    <w:p w14:paraId="71FED44F" w14:textId="49FE8B39" w:rsidR="00546635" w:rsidRDefault="00546635" w:rsidP="00546635">
      <w:pPr>
        <w:jc w:val="center"/>
      </w:pPr>
      <w:r w:rsidRPr="00546635">
        <w:rPr>
          <w:noProof/>
        </w:rPr>
        <w:drawing>
          <wp:inline distT="0" distB="0" distL="0" distR="0" wp14:anchorId="452FF754" wp14:editId="17B60982">
            <wp:extent cx="1674423" cy="3810000"/>
            <wp:effectExtent l="0" t="0" r="2540" b="0"/>
            <wp:docPr id="962616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6982" name="Imagen 1" descr="Diagrama&#10;&#10;Descripción generada automáticamente"/>
                    <pic:cNvPicPr/>
                  </pic:nvPicPr>
                  <pic:blipFill>
                    <a:blip r:embed="rId25"/>
                    <a:stretch>
                      <a:fillRect/>
                    </a:stretch>
                  </pic:blipFill>
                  <pic:spPr>
                    <a:xfrm>
                      <a:off x="0" y="0"/>
                      <a:ext cx="1676791" cy="3815388"/>
                    </a:xfrm>
                    <a:prstGeom prst="rect">
                      <a:avLst/>
                    </a:prstGeom>
                  </pic:spPr>
                </pic:pic>
              </a:graphicData>
            </a:graphic>
          </wp:inline>
        </w:drawing>
      </w:r>
    </w:p>
    <w:p w14:paraId="310E55C0" w14:textId="5C99F195" w:rsidR="33970F90" w:rsidRDefault="2FF6F723" w:rsidP="426ECB7E">
      <w:pPr>
        <w:rPr>
          <w:b/>
          <w:bCs/>
          <w:u w:val="single"/>
          <w:lang w:eastAsia="ja-JP"/>
        </w:rPr>
      </w:pPr>
      <w:r w:rsidRPr="426ECB7E">
        <w:rPr>
          <w:b/>
          <w:bCs/>
          <w:u w:val="single"/>
          <w:lang w:eastAsia="ja-JP"/>
        </w:rPr>
        <w:t xml:space="preserve">GESTIONAR </w:t>
      </w:r>
      <w:r w:rsidRPr="0AF435F4">
        <w:rPr>
          <w:b/>
          <w:bCs/>
          <w:u w:val="single"/>
          <w:lang w:eastAsia="ja-JP"/>
        </w:rPr>
        <w:t>PERSONAL</w:t>
      </w:r>
    </w:p>
    <w:p w14:paraId="736CD04B" w14:textId="57A48A23" w:rsidR="33970F90" w:rsidRDefault="33970F90" w:rsidP="75F96E8C">
      <w:pPr>
        <w:rPr>
          <w:lang w:eastAsia="ja-JP"/>
        </w:rPr>
      </w:pPr>
    </w:p>
    <w:p w14:paraId="15CCED5E" w14:textId="30DBF488" w:rsidR="33970F90" w:rsidRDefault="2FF6F723" w:rsidP="75F96E8C">
      <w:pPr>
        <w:rPr>
          <w:b/>
          <w:bCs/>
          <w:lang w:eastAsia="ja-JP"/>
        </w:rPr>
      </w:pPr>
      <w:r w:rsidRPr="75F96E8C">
        <w:rPr>
          <w:b/>
          <w:bCs/>
          <w:lang w:eastAsia="ja-JP"/>
        </w:rPr>
        <w:t>Diagrama de secuencias</w:t>
      </w:r>
      <w:r w:rsidR="00142E9C" w:rsidRPr="00142E9C">
        <w:rPr>
          <w:b/>
          <w:bCs/>
          <w:lang w:eastAsia="ja-JP"/>
        </w:rPr>
        <w:t xml:space="preserve"> </w:t>
      </w:r>
      <w:r w:rsidR="00142E9C">
        <w:rPr>
          <w:b/>
          <w:bCs/>
          <w:lang w:eastAsia="ja-JP"/>
        </w:rPr>
        <w:t>y diagrama de clases conceptual</w:t>
      </w:r>
      <w:r w:rsidRPr="75F96E8C">
        <w:rPr>
          <w:b/>
          <w:bCs/>
          <w:lang w:eastAsia="ja-JP"/>
        </w:rPr>
        <w:t xml:space="preserve"> de Registrar </w:t>
      </w:r>
      <w:r w:rsidRPr="08B3AF47">
        <w:rPr>
          <w:b/>
          <w:bCs/>
          <w:lang w:eastAsia="ja-JP"/>
        </w:rPr>
        <w:t>Nuevo Personal</w:t>
      </w:r>
    </w:p>
    <w:p w14:paraId="6DE7D413" w14:textId="02DB82AC" w:rsidR="33970F90" w:rsidRDefault="2FF6F723" w:rsidP="6EAEAE04">
      <w:r>
        <w:rPr>
          <w:noProof/>
        </w:rPr>
        <w:lastRenderedPageBreak/>
        <w:drawing>
          <wp:inline distT="0" distB="0" distL="0" distR="0" wp14:anchorId="14AED055" wp14:editId="0F09ADD6">
            <wp:extent cx="5762626" cy="2762250"/>
            <wp:effectExtent l="0" t="0" r="0" b="0"/>
            <wp:docPr id="1030050496" name="Picture 103005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2762250"/>
                    </a:xfrm>
                    <a:prstGeom prst="rect">
                      <a:avLst/>
                    </a:prstGeom>
                  </pic:spPr>
                </pic:pic>
              </a:graphicData>
            </a:graphic>
          </wp:inline>
        </w:drawing>
      </w:r>
    </w:p>
    <w:p w14:paraId="0640CF09" w14:textId="57567F3A" w:rsidR="00546635" w:rsidRDefault="00546635" w:rsidP="00546635">
      <w:pPr>
        <w:jc w:val="center"/>
      </w:pPr>
      <w:r w:rsidRPr="00546635">
        <w:rPr>
          <w:noProof/>
        </w:rPr>
        <w:drawing>
          <wp:inline distT="0" distB="0" distL="0" distR="0" wp14:anchorId="2C5BB3FB" wp14:editId="1206D9D1">
            <wp:extent cx="4244340" cy="3056983"/>
            <wp:effectExtent l="0" t="0" r="3810" b="0"/>
            <wp:docPr id="11060265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6505" name="Imagen 1" descr="Diagrama&#10;&#10;Descripción generada automáticamente"/>
                    <pic:cNvPicPr/>
                  </pic:nvPicPr>
                  <pic:blipFill>
                    <a:blip r:embed="rId27"/>
                    <a:stretch>
                      <a:fillRect/>
                    </a:stretch>
                  </pic:blipFill>
                  <pic:spPr>
                    <a:xfrm>
                      <a:off x="0" y="0"/>
                      <a:ext cx="4248455" cy="3059947"/>
                    </a:xfrm>
                    <a:prstGeom prst="rect">
                      <a:avLst/>
                    </a:prstGeom>
                  </pic:spPr>
                </pic:pic>
              </a:graphicData>
            </a:graphic>
          </wp:inline>
        </w:drawing>
      </w:r>
    </w:p>
    <w:p w14:paraId="265C5531" w14:textId="37F2AD0D" w:rsidR="33970F90" w:rsidRDefault="2FF6F723" w:rsidP="54944359">
      <w:pPr>
        <w:rPr>
          <w:b/>
          <w:bCs/>
          <w:lang w:eastAsia="ja-JP"/>
        </w:rPr>
      </w:pPr>
      <w:r w:rsidRPr="54944359">
        <w:rPr>
          <w:b/>
          <w:bCs/>
          <w:lang w:eastAsia="ja-JP"/>
        </w:rPr>
        <w:t>Diagrama de secuencias</w:t>
      </w:r>
      <w:r w:rsidR="00142E9C">
        <w:rPr>
          <w:b/>
          <w:bCs/>
          <w:lang w:eastAsia="ja-JP"/>
        </w:rPr>
        <w:t xml:space="preserve"> y diagrama de clases conceptual</w:t>
      </w:r>
      <w:r w:rsidRPr="54944359">
        <w:rPr>
          <w:b/>
          <w:bCs/>
          <w:lang w:eastAsia="ja-JP"/>
        </w:rPr>
        <w:t xml:space="preserve"> de Actualizar </w:t>
      </w:r>
      <w:r w:rsidRPr="0D6CBD7F">
        <w:rPr>
          <w:b/>
          <w:bCs/>
          <w:lang w:eastAsia="ja-JP"/>
        </w:rPr>
        <w:t>Personal</w:t>
      </w:r>
    </w:p>
    <w:p w14:paraId="3D20279C" w14:textId="6FBCB423" w:rsidR="33970F90" w:rsidRDefault="33970F90" w:rsidP="0D6CBD7F">
      <w:pPr>
        <w:rPr>
          <w:b/>
          <w:bCs/>
          <w:lang w:eastAsia="ja-JP"/>
        </w:rPr>
      </w:pPr>
    </w:p>
    <w:p w14:paraId="7FC545F6" w14:textId="737B376B" w:rsidR="33970F90" w:rsidRDefault="7A0C4255" w:rsidP="33970F90">
      <w:r>
        <w:rPr>
          <w:noProof/>
        </w:rPr>
        <w:lastRenderedPageBreak/>
        <w:drawing>
          <wp:inline distT="0" distB="0" distL="0" distR="0" wp14:anchorId="04703F4C" wp14:editId="1A886403">
            <wp:extent cx="5762626" cy="3286125"/>
            <wp:effectExtent l="0" t="0" r="0" b="0"/>
            <wp:docPr id="73547366" name="Picture 7354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3286125"/>
                    </a:xfrm>
                    <a:prstGeom prst="rect">
                      <a:avLst/>
                    </a:prstGeom>
                  </pic:spPr>
                </pic:pic>
              </a:graphicData>
            </a:graphic>
          </wp:inline>
        </w:drawing>
      </w:r>
    </w:p>
    <w:p w14:paraId="6412D59F" w14:textId="6E7431FD" w:rsidR="00546635" w:rsidRDefault="00546635" w:rsidP="00546635">
      <w:pPr>
        <w:jc w:val="center"/>
      </w:pPr>
      <w:r w:rsidRPr="00546635">
        <w:rPr>
          <w:noProof/>
        </w:rPr>
        <w:drawing>
          <wp:inline distT="0" distB="0" distL="0" distR="0" wp14:anchorId="7AAE96F7" wp14:editId="028C77D1">
            <wp:extent cx="4635272" cy="3406140"/>
            <wp:effectExtent l="0" t="0" r="0" b="3810"/>
            <wp:docPr id="12529980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8027" name="Imagen 1" descr="Diagrama&#10;&#10;Descripción generada automáticamente"/>
                    <pic:cNvPicPr/>
                  </pic:nvPicPr>
                  <pic:blipFill>
                    <a:blip r:embed="rId29"/>
                    <a:stretch>
                      <a:fillRect/>
                    </a:stretch>
                  </pic:blipFill>
                  <pic:spPr>
                    <a:xfrm>
                      <a:off x="0" y="0"/>
                      <a:ext cx="4638247" cy="3408326"/>
                    </a:xfrm>
                    <a:prstGeom prst="rect">
                      <a:avLst/>
                    </a:prstGeom>
                  </pic:spPr>
                </pic:pic>
              </a:graphicData>
            </a:graphic>
          </wp:inline>
        </w:drawing>
      </w:r>
    </w:p>
    <w:p w14:paraId="120879C8" w14:textId="32350AF8" w:rsidR="33970F90" w:rsidRDefault="7A0C4255" w:rsidP="2D4C6ADA">
      <w:pPr>
        <w:rPr>
          <w:b/>
          <w:bCs/>
          <w:lang w:eastAsia="ja-JP"/>
        </w:rPr>
      </w:pPr>
      <w:r w:rsidRPr="2D4C6ADA">
        <w:rPr>
          <w:b/>
          <w:bCs/>
          <w:lang w:eastAsia="ja-JP"/>
        </w:rPr>
        <w:t>Diagrama de secuencias</w:t>
      </w:r>
      <w:r w:rsidR="00142E9C">
        <w:rPr>
          <w:b/>
          <w:bCs/>
          <w:lang w:eastAsia="ja-JP"/>
        </w:rPr>
        <w:t xml:space="preserve"> y diagrama de clases conceptual</w:t>
      </w:r>
      <w:r w:rsidRPr="2D4C6ADA">
        <w:rPr>
          <w:b/>
          <w:bCs/>
          <w:lang w:eastAsia="ja-JP"/>
        </w:rPr>
        <w:t xml:space="preserve"> de Eliminar </w:t>
      </w:r>
      <w:r w:rsidRPr="0CC760F2">
        <w:rPr>
          <w:b/>
          <w:bCs/>
          <w:lang w:eastAsia="ja-JP"/>
        </w:rPr>
        <w:t>Personal</w:t>
      </w:r>
    </w:p>
    <w:p w14:paraId="54F07154" w14:textId="2525E66B" w:rsidR="33970F90" w:rsidRDefault="7A0C4255" w:rsidP="0657264F">
      <w:r>
        <w:rPr>
          <w:noProof/>
        </w:rPr>
        <w:lastRenderedPageBreak/>
        <w:drawing>
          <wp:inline distT="0" distB="0" distL="0" distR="0" wp14:anchorId="284F6028" wp14:editId="76A4BE0E">
            <wp:extent cx="5762626" cy="2733675"/>
            <wp:effectExtent l="0" t="0" r="0" b="0"/>
            <wp:docPr id="646456312" name="Picture 64645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2733675"/>
                    </a:xfrm>
                    <a:prstGeom prst="rect">
                      <a:avLst/>
                    </a:prstGeom>
                  </pic:spPr>
                </pic:pic>
              </a:graphicData>
            </a:graphic>
          </wp:inline>
        </w:drawing>
      </w:r>
    </w:p>
    <w:p w14:paraId="5BF3A2EF" w14:textId="0CB4001B" w:rsidR="00546635" w:rsidRDefault="00546635" w:rsidP="00546635">
      <w:pPr>
        <w:jc w:val="center"/>
      </w:pPr>
      <w:r w:rsidRPr="00546635">
        <w:rPr>
          <w:noProof/>
        </w:rPr>
        <w:drawing>
          <wp:inline distT="0" distB="0" distL="0" distR="0" wp14:anchorId="7074D34A" wp14:editId="11C4CD91">
            <wp:extent cx="4744228" cy="3472815"/>
            <wp:effectExtent l="0" t="0" r="0" b="0"/>
            <wp:docPr id="16551667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6791" name="Imagen 1" descr="Diagrama&#10;&#10;Descripción generada automáticamente"/>
                    <pic:cNvPicPr/>
                  </pic:nvPicPr>
                  <pic:blipFill>
                    <a:blip r:embed="rId31"/>
                    <a:stretch>
                      <a:fillRect/>
                    </a:stretch>
                  </pic:blipFill>
                  <pic:spPr>
                    <a:xfrm>
                      <a:off x="0" y="0"/>
                      <a:ext cx="4746798" cy="3474696"/>
                    </a:xfrm>
                    <a:prstGeom prst="rect">
                      <a:avLst/>
                    </a:prstGeom>
                  </pic:spPr>
                </pic:pic>
              </a:graphicData>
            </a:graphic>
          </wp:inline>
        </w:drawing>
      </w:r>
    </w:p>
    <w:p w14:paraId="68E10860" w14:textId="44A13685" w:rsidR="33970F90" w:rsidRDefault="7A0C4255" w:rsidP="0B823ABC">
      <w:pPr>
        <w:rPr>
          <w:b/>
          <w:bCs/>
          <w:u w:val="single"/>
          <w:lang w:eastAsia="ja-JP"/>
        </w:rPr>
      </w:pPr>
      <w:r w:rsidRPr="0B823ABC">
        <w:rPr>
          <w:b/>
          <w:bCs/>
          <w:u w:val="single"/>
          <w:lang w:eastAsia="ja-JP"/>
        </w:rPr>
        <w:t xml:space="preserve">GESTIONAR </w:t>
      </w:r>
      <w:r w:rsidR="00546635" w:rsidRPr="05FAAE3A">
        <w:rPr>
          <w:b/>
          <w:bCs/>
          <w:u w:val="single"/>
          <w:lang w:eastAsia="ja-JP"/>
        </w:rPr>
        <w:t>CLIENTE</w:t>
      </w:r>
    </w:p>
    <w:p w14:paraId="3433ED73" w14:textId="53EDDA9F" w:rsidR="33970F90" w:rsidRDefault="33970F90" w:rsidP="33970F90">
      <w:pPr>
        <w:rPr>
          <w:lang w:eastAsia="ja-JP"/>
        </w:rPr>
      </w:pPr>
    </w:p>
    <w:p w14:paraId="09DA3487" w14:textId="6B5DC235" w:rsidR="33970F90" w:rsidRDefault="7A0C4255" w:rsidP="5AFF286B">
      <w:pPr>
        <w:rPr>
          <w:b/>
          <w:bCs/>
          <w:lang w:eastAsia="ja-JP"/>
        </w:rPr>
      </w:pPr>
      <w:r w:rsidRPr="5AFF286B">
        <w:rPr>
          <w:b/>
          <w:bCs/>
          <w:lang w:eastAsia="ja-JP"/>
        </w:rPr>
        <w:t xml:space="preserve">Diagrama de </w:t>
      </w:r>
      <w:r w:rsidR="00142E9C" w:rsidRPr="3F94C378">
        <w:rPr>
          <w:b/>
          <w:bCs/>
          <w:lang w:eastAsia="ja-JP"/>
        </w:rPr>
        <w:t>secuencias</w:t>
      </w:r>
      <w:r w:rsidR="00142E9C">
        <w:rPr>
          <w:b/>
          <w:bCs/>
          <w:lang w:eastAsia="ja-JP"/>
        </w:rPr>
        <w:t xml:space="preserve"> y diagrama de clases conceptual</w:t>
      </w:r>
      <w:r w:rsidRPr="5AFF286B">
        <w:rPr>
          <w:b/>
          <w:bCs/>
          <w:lang w:eastAsia="ja-JP"/>
        </w:rPr>
        <w:t xml:space="preserve"> de Registrar Nuevo </w:t>
      </w:r>
      <w:r w:rsidRPr="53E49760">
        <w:rPr>
          <w:b/>
          <w:bCs/>
          <w:lang w:eastAsia="ja-JP"/>
        </w:rPr>
        <w:t>Cliente</w:t>
      </w:r>
    </w:p>
    <w:p w14:paraId="1FEBB6EA" w14:textId="3EE134D1" w:rsidR="33970F90" w:rsidRDefault="46F3299F" w:rsidP="2A0CAFD7">
      <w:r>
        <w:rPr>
          <w:noProof/>
        </w:rPr>
        <w:lastRenderedPageBreak/>
        <w:drawing>
          <wp:inline distT="0" distB="0" distL="0" distR="0" wp14:anchorId="48F60ECE" wp14:editId="3FE99E4E">
            <wp:extent cx="5762626" cy="4343400"/>
            <wp:effectExtent l="0" t="0" r="0" b="0"/>
            <wp:docPr id="1343031380" name="Picture 134303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4343400"/>
                    </a:xfrm>
                    <a:prstGeom prst="rect">
                      <a:avLst/>
                    </a:prstGeom>
                  </pic:spPr>
                </pic:pic>
              </a:graphicData>
            </a:graphic>
          </wp:inline>
        </w:drawing>
      </w:r>
    </w:p>
    <w:p w14:paraId="554941ED" w14:textId="37477A5B" w:rsidR="00546635" w:rsidRDefault="00546635" w:rsidP="00546635">
      <w:pPr>
        <w:jc w:val="center"/>
      </w:pPr>
      <w:r w:rsidRPr="00546635">
        <w:rPr>
          <w:noProof/>
        </w:rPr>
        <w:drawing>
          <wp:inline distT="0" distB="0" distL="0" distR="0" wp14:anchorId="4C2DC947" wp14:editId="0C3F1B17">
            <wp:extent cx="4602684" cy="3962400"/>
            <wp:effectExtent l="0" t="0" r="7620" b="0"/>
            <wp:docPr id="2966413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1308" name="Imagen 1" descr="Diagrama&#10;&#10;Descripción generada automáticamente"/>
                    <pic:cNvPicPr/>
                  </pic:nvPicPr>
                  <pic:blipFill>
                    <a:blip r:embed="rId33"/>
                    <a:stretch>
                      <a:fillRect/>
                    </a:stretch>
                  </pic:blipFill>
                  <pic:spPr>
                    <a:xfrm>
                      <a:off x="0" y="0"/>
                      <a:ext cx="4604466" cy="3963934"/>
                    </a:xfrm>
                    <a:prstGeom prst="rect">
                      <a:avLst/>
                    </a:prstGeom>
                  </pic:spPr>
                </pic:pic>
              </a:graphicData>
            </a:graphic>
          </wp:inline>
        </w:drawing>
      </w:r>
    </w:p>
    <w:p w14:paraId="09F73551" w14:textId="4B6DA1CB" w:rsidR="33970F90" w:rsidRDefault="7A0C4255" w:rsidP="7BCDBF88">
      <w:pPr>
        <w:rPr>
          <w:b/>
          <w:bCs/>
          <w:lang w:eastAsia="ja-JP"/>
        </w:rPr>
      </w:pPr>
      <w:r w:rsidRPr="7BCDBF88">
        <w:rPr>
          <w:b/>
          <w:bCs/>
          <w:lang w:eastAsia="ja-JP"/>
        </w:rPr>
        <w:t xml:space="preserve">Diagrama de </w:t>
      </w:r>
      <w:r w:rsidR="00142E9C" w:rsidRPr="3F94C378">
        <w:rPr>
          <w:b/>
          <w:bCs/>
          <w:lang w:eastAsia="ja-JP"/>
        </w:rPr>
        <w:t>secuencias</w:t>
      </w:r>
      <w:r w:rsidR="00142E9C">
        <w:rPr>
          <w:b/>
          <w:bCs/>
          <w:lang w:eastAsia="ja-JP"/>
        </w:rPr>
        <w:t xml:space="preserve"> y diagrama de clases conceptual</w:t>
      </w:r>
      <w:r w:rsidRPr="7BCDBF88">
        <w:rPr>
          <w:b/>
          <w:bCs/>
          <w:lang w:eastAsia="ja-JP"/>
        </w:rPr>
        <w:t xml:space="preserve"> de Actualizar </w:t>
      </w:r>
      <w:r w:rsidRPr="600473D1">
        <w:rPr>
          <w:b/>
          <w:bCs/>
          <w:lang w:eastAsia="ja-JP"/>
        </w:rPr>
        <w:t>Cliente</w:t>
      </w:r>
    </w:p>
    <w:p w14:paraId="4C7DB239" w14:textId="2012C19F" w:rsidR="33970F90" w:rsidRDefault="03E2196D" w:rsidP="3E60A15D">
      <w:r>
        <w:rPr>
          <w:noProof/>
        </w:rPr>
        <w:lastRenderedPageBreak/>
        <w:drawing>
          <wp:inline distT="0" distB="0" distL="0" distR="0" wp14:anchorId="7BF3903B" wp14:editId="5274F48D">
            <wp:extent cx="5762626" cy="3238500"/>
            <wp:effectExtent l="0" t="0" r="0" b="0"/>
            <wp:docPr id="1350124643" name="Picture 135012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39E369D3" w14:textId="551EF82F" w:rsidR="00546635" w:rsidRDefault="00546635" w:rsidP="3E60A15D">
      <w:r w:rsidRPr="00546635">
        <w:rPr>
          <w:noProof/>
        </w:rPr>
        <w:drawing>
          <wp:inline distT="0" distB="0" distL="0" distR="0" wp14:anchorId="20240D2D" wp14:editId="3EFDBCB1">
            <wp:extent cx="5400040" cy="4192270"/>
            <wp:effectExtent l="0" t="0" r="0" b="0"/>
            <wp:docPr id="742168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8790" name="Imagen 1" descr="Diagrama&#10;&#10;Descripción generada automáticamente"/>
                    <pic:cNvPicPr/>
                  </pic:nvPicPr>
                  <pic:blipFill>
                    <a:blip r:embed="rId35"/>
                    <a:stretch>
                      <a:fillRect/>
                    </a:stretch>
                  </pic:blipFill>
                  <pic:spPr>
                    <a:xfrm>
                      <a:off x="0" y="0"/>
                      <a:ext cx="5400040" cy="4192270"/>
                    </a:xfrm>
                    <a:prstGeom prst="rect">
                      <a:avLst/>
                    </a:prstGeom>
                  </pic:spPr>
                </pic:pic>
              </a:graphicData>
            </a:graphic>
          </wp:inline>
        </w:drawing>
      </w:r>
    </w:p>
    <w:p w14:paraId="1E93BED8" w14:textId="77777777" w:rsidR="00546635" w:rsidRDefault="00546635" w:rsidP="3E60A15D"/>
    <w:p w14:paraId="503217B7" w14:textId="2E79E11F" w:rsidR="33970F90" w:rsidRDefault="7A0C4255" w:rsidP="6E37A51E">
      <w:pPr>
        <w:rPr>
          <w:b/>
          <w:bCs/>
          <w:lang w:eastAsia="ja-JP"/>
        </w:rPr>
      </w:pPr>
      <w:r w:rsidRPr="6E37A51E">
        <w:rPr>
          <w:b/>
          <w:bCs/>
          <w:lang w:eastAsia="ja-JP"/>
        </w:rPr>
        <w:t xml:space="preserve">Diagrama de </w:t>
      </w:r>
      <w:r w:rsidR="00142E9C" w:rsidRPr="3F94C378">
        <w:rPr>
          <w:b/>
          <w:bCs/>
          <w:lang w:eastAsia="ja-JP"/>
        </w:rPr>
        <w:t>secuencias</w:t>
      </w:r>
      <w:r w:rsidR="00142E9C">
        <w:rPr>
          <w:b/>
          <w:bCs/>
          <w:lang w:eastAsia="ja-JP"/>
        </w:rPr>
        <w:t xml:space="preserve"> y diagrama de clases conceptual</w:t>
      </w:r>
      <w:r w:rsidRPr="6E37A51E">
        <w:rPr>
          <w:b/>
          <w:bCs/>
          <w:lang w:eastAsia="ja-JP"/>
        </w:rPr>
        <w:t xml:space="preserve"> de Eliminar </w:t>
      </w:r>
      <w:r w:rsidRPr="2A0CAFD7">
        <w:rPr>
          <w:b/>
          <w:bCs/>
          <w:lang w:eastAsia="ja-JP"/>
        </w:rPr>
        <w:t>Cliente</w:t>
      </w:r>
    </w:p>
    <w:p w14:paraId="3C7F44F5" w14:textId="72B81716" w:rsidR="33970F90" w:rsidRDefault="31B94420" w:rsidP="0F1EF08A">
      <w:r>
        <w:rPr>
          <w:noProof/>
        </w:rPr>
        <w:lastRenderedPageBreak/>
        <w:drawing>
          <wp:inline distT="0" distB="0" distL="0" distR="0" wp14:anchorId="5DF4C8EC" wp14:editId="388B8898">
            <wp:extent cx="5762626" cy="3648075"/>
            <wp:effectExtent l="0" t="0" r="0" b="0"/>
            <wp:docPr id="338567042" name="Picture 338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62626" cy="3648075"/>
                    </a:xfrm>
                    <a:prstGeom prst="rect">
                      <a:avLst/>
                    </a:prstGeom>
                  </pic:spPr>
                </pic:pic>
              </a:graphicData>
            </a:graphic>
          </wp:inline>
        </w:drawing>
      </w:r>
    </w:p>
    <w:p w14:paraId="5A389263" w14:textId="73F53F5B" w:rsidR="33970F90" w:rsidRDefault="00546635" w:rsidP="00546635">
      <w:pPr>
        <w:jc w:val="center"/>
        <w:rPr>
          <w:b/>
          <w:lang w:eastAsia="ja-JP"/>
        </w:rPr>
      </w:pPr>
      <w:r w:rsidRPr="00546635">
        <w:rPr>
          <w:b/>
          <w:noProof/>
          <w:lang w:eastAsia="ja-JP"/>
        </w:rPr>
        <w:drawing>
          <wp:inline distT="0" distB="0" distL="0" distR="0" wp14:anchorId="228C69F1" wp14:editId="446BFBBB">
            <wp:extent cx="4491501" cy="3955415"/>
            <wp:effectExtent l="0" t="0" r="4445" b="6985"/>
            <wp:docPr id="18851316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1689" name="Imagen 1" descr="Diagrama&#10;&#10;Descripción generada automáticamente"/>
                    <pic:cNvPicPr/>
                  </pic:nvPicPr>
                  <pic:blipFill>
                    <a:blip r:embed="rId37"/>
                    <a:stretch>
                      <a:fillRect/>
                    </a:stretch>
                  </pic:blipFill>
                  <pic:spPr>
                    <a:xfrm>
                      <a:off x="0" y="0"/>
                      <a:ext cx="4491807" cy="3955684"/>
                    </a:xfrm>
                    <a:prstGeom prst="rect">
                      <a:avLst/>
                    </a:prstGeom>
                  </pic:spPr>
                </pic:pic>
              </a:graphicData>
            </a:graphic>
          </wp:inline>
        </w:drawing>
      </w:r>
    </w:p>
    <w:p w14:paraId="22633473" w14:textId="0B81126A" w:rsidR="00A77BEF" w:rsidRDefault="00A77BEF" w:rsidP="00A77BEF">
      <w:pPr>
        <w:pStyle w:val="Ttulo2"/>
      </w:pPr>
      <w:bookmarkStart w:id="11" w:name="_Toc181197727"/>
      <w:r>
        <w:t>Diagrama Entidad-Relación</w:t>
      </w:r>
      <w:bookmarkEnd w:id="11"/>
      <w:r>
        <w:t xml:space="preserve"> </w:t>
      </w:r>
    </w:p>
    <w:p w14:paraId="23C4C19F" w14:textId="0E74DA87" w:rsidR="1F548994" w:rsidRDefault="1F548994" w:rsidP="1F548994"/>
    <w:p w14:paraId="71AC1112" w14:textId="57229098" w:rsidR="004469EC" w:rsidRPr="004469EC" w:rsidRDefault="004469EC" w:rsidP="004469EC">
      <w:pPr>
        <w:pStyle w:val="Prrafodelista"/>
        <w:numPr>
          <w:ilvl w:val="0"/>
          <w:numId w:val="20"/>
        </w:numPr>
        <w:rPr>
          <w:lang w:val="es-ES_tradnl" w:eastAsia="ja-JP"/>
        </w:rPr>
      </w:pPr>
      <w:r w:rsidRPr="33970F90">
        <w:rPr>
          <w:lang w:val="es-ES" w:eastAsia="ja-JP"/>
        </w:rPr>
        <w:t>Modelo conceptual E-R</w:t>
      </w:r>
    </w:p>
    <w:p w14:paraId="319DA8FB" w14:textId="444FEA75" w:rsidR="33970F90" w:rsidRDefault="33970F90" w:rsidP="33970F90">
      <w:pPr>
        <w:pStyle w:val="Prrafodelista"/>
        <w:rPr>
          <w:lang w:val="es-ES" w:eastAsia="ja-JP"/>
        </w:rPr>
      </w:pPr>
    </w:p>
    <w:p w14:paraId="54ED26D0" w14:textId="115668E7" w:rsidR="702FABC0" w:rsidRDefault="702FABC0" w:rsidP="33970F90">
      <w:pPr>
        <w:pStyle w:val="Prrafodelista"/>
      </w:pPr>
      <w:r>
        <w:rPr>
          <w:noProof/>
        </w:rPr>
        <w:lastRenderedPageBreak/>
        <w:drawing>
          <wp:anchor distT="0" distB="0" distL="114300" distR="114300" simplePos="0" relativeHeight="251658240" behindDoc="0" locked="0" layoutInCell="1" allowOverlap="1" wp14:anchorId="7E026F59" wp14:editId="17941E46">
            <wp:simplePos x="0" y="0"/>
            <wp:positionH relativeFrom="column">
              <wp:posOffset>-144321</wp:posOffset>
            </wp:positionH>
            <wp:positionV relativeFrom="paragraph">
              <wp:posOffset>631</wp:posOffset>
            </wp:positionV>
            <wp:extent cx="5762626" cy="4638674"/>
            <wp:effectExtent l="0" t="0" r="0" b="0"/>
            <wp:wrapSquare wrapText="bothSides"/>
            <wp:docPr id="720548709" name="Picture 72054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4638674"/>
                    </a:xfrm>
                    <a:prstGeom prst="rect">
                      <a:avLst/>
                    </a:prstGeom>
                  </pic:spPr>
                </pic:pic>
              </a:graphicData>
            </a:graphic>
          </wp:anchor>
        </w:drawing>
      </w:r>
    </w:p>
    <w:p w14:paraId="0BEE77D5" w14:textId="485EE03D" w:rsidR="33970F90" w:rsidRDefault="33970F90" w:rsidP="33970F90">
      <w:pPr>
        <w:pStyle w:val="Prrafodelista"/>
        <w:rPr>
          <w:lang w:val="es-ES" w:eastAsia="ja-JP"/>
        </w:rPr>
      </w:pPr>
    </w:p>
    <w:p w14:paraId="0409E618" w14:textId="30DC89A4" w:rsidR="33970F90" w:rsidRDefault="33970F90" w:rsidP="33970F90">
      <w:pPr>
        <w:pStyle w:val="Prrafodelista"/>
        <w:rPr>
          <w:lang w:val="es-ES" w:eastAsia="ja-JP"/>
        </w:rPr>
      </w:pPr>
    </w:p>
    <w:p w14:paraId="25EBC3FE" w14:textId="3F8961A0" w:rsidR="33970F90" w:rsidRDefault="33970F90" w:rsidP="33970F90">
      <w:pPr>
        <w:pStyle w:val="Prrafodelista"/>
        <w:rPr>
          <w:lang w:val="es-ES" w:eastAsia="ja-JP"/>
        </w:rPr>
      </w:pPr>
    </w:p>
    <w:p w14:paraId="1BAA8A0A" w14:textId="12A72357" w:rsidR="33970F90" w:rsidRDefault="33970F90" w:rsidP="33970F90">
      <w:pPr>
        <w:pStyle w:val="Prrafodelista"/>
        <w:rPr>
          <w:lang w:val="es-ES" w:eastAsia="ja-JP"/>
        </w:rPr>
      </w:pPr>
    </w:p>
    <w:p w14:paraId="3B472818" w14:textId="77777777" w:rsidR="00A77BEF" w:rsidRDefault="00A77BEF" w:rsidP="00A77BEF">
      <w:pPr>
        <w:pStyle w:val="Ttulo1"/>
      </w:pPr>
      <w:bookmarkStart w:id="12" w:name="_Toc181197728"/>
      <w:r>
        <w:t>Diseño:</w:t>
      </w:r>
      <w:bookmarkEnd w:id="12"/>
    </w:p>
    <w:p w14:paraId="33D9E401" w14:textId="0D35729A" w:rsidR="00A77BEF" w:rsidRDefault="00A77BEF" w:rsidP="00A77BEF">
      <w:pPr>
        <w:pStyle w:val="Ttulo2"/>
      </w:pPr>
      <w:bookmarkStart w:id="13" w:name="_Toc181197729"/>
      <w:r>
        <w:t>Diseñar la interfaz de usuario y los aspectos visuales del software, prototipo</w:t>
      </w:r>
      <w:bookmarkEnd w:id="13"/>
    </w:p>
    <w:p w14:paraId="567A4799" w14:textId="524BEF21" w:rsidR="005F329F" w:rsidRPr="005F329F" w:rsidRDefault="005F329F" w:rsidP="005F329F">
      <w:pPr>
        <w:pStyle w:val="Ttulo1"/>
      </w:pPr>
      <w:bookmarkStart w:id="14" w:name="_Toc181197730"/>
      <w:r>
        <w:t>Verificación y Validación</w:t>
      </w:r>
      <w:bookmarkEnd w:id="14"/>
    </w:p>
    <w:p w14:paraId="429942CC" w14:textId="559DD008" w:rsidR="005F329F" w:rsidRPr="005F329F" w:rsidRDefault="005F329F" w:rsidP="005F329F">
      <w:pPr>
        <w:pStyle w:val="Ttulo2"/>
      </w:pPr>
      <w:bookmarkStart w:id="15" w:name="_Toc181197731"/>
      <w:r>
        <w:t>Diseñar un caso de prueba para un caso de uso del proyecto</w:t>
      </w:r>
      <w:bookmarkEnd w:id="15"/>
      <w:r>
        <w:t xml:space="preserve"> </w:t>
      </w:r>
    </w:p>
    <w:p w14:paraId="0CA4723D" w14:textId="77777777" w:rsidR="005F329F" w:rsidRPr="005F329F" w:rsidRDefault="005F329F" w:rsidP="005F329F">
      <w:pPr>
        <w:pStyle w:val="Prrafodelista"/>
        <w:numPr>
          <w:ilvl w:val="1"/>
          <w:numId w:val="20"/>
        </w:numPr>
      </w:pPr>
      <w:r w:rsidRPr="005F329F">
        <w:t>Identificar los requisitos funcionales y no funcionales del sistema.</w:t>
      </w:r>
    </w:p>
    <w:p w14:paraId="1BBF57BE" w14:textId="77777777" w:rsidR="005F329F" w:rsidRPr="005F329F" w:rsidRDefault="005F329F" w:rsidP="005F329F">
      <w:pPr>
        <w:pStyle w:val="Prrafodelista"/>
        <w:numPr>
          <w:ilvl w:val="1"/>
          <w:numId w:val="20"/>
        </w:numPr>
      </w:pPr>
      <w:r w:rsidRPr="005F329F">
        <w:t>Crear casos de prueba que cubran diferentes escenarios y condiciones.</w:t>
      </w:r>
    </w:p>
    <w:p w14:paraId="34B0A58F" w14:textId="7F1393C9" w:rsidR="005F329F" w:rsidRDefault="005F329F" w:rsidP="005F329F">
      <w:pPr>
        <w:pStyle w:val="Prrafodelista"/>
        <w:numPr>
          <w:ilvl w:val="1"/>
          <w:numId w:val="20"/>
        </w:numPr>
      </w:pPr>
      <w:r w:rsidRPr="005F329F">
        <w:t>Especificar los datos de entrada y los resultados esperados.</w:t>
      </w:r>
    </w:p>
    <w:p w14:paraId="2D1989F8" w14:textId="78F0CA1B" w:rsidR="005F329F" w:rsidRPr="005F329F" w:rsidRDefault="005F329F" w:rsidP="005F329F">
      <w:pPr>
        <w:pStyle w:val="Ttulo2"/>
      </w:pPr>
      <w:bookmarkStart w:id="16" w:name="_Toc181197732"/>
      <w:r>
        <w:lastRenderedPageBreak/>
        <w:t>Ejecutar un caso de prueba y emitir informe</w:t>
      </w:r>
      <w:bookmarkEnd w:id="16"/>
    </w:p>
    <w:p w14:paraId="7DAB2981" w14:textId="08C5A647" w:rsidR="00A77BEF" w:rsidRPr="00A77BEF" w:rsidRDefault="00A77BEF" w:rsidP="009A5279">
      <w:pPr>
        <w:rPr>
          <w:sz w:val="20"/>
          <w:lang w:val="es-PE" w:eastAsia="ja-JP"/>
        </w:rPr>
      </w:pPr>
    </w:p>
    <w:sectPr w:rsidR="00A77BEF" w:rsidRPr="00A77BEF" w:rsidSect="004B596E">
      <w:headerReference w:type="even" r:id="rId39"/>
      <w:headerReference w:type="default" r:id="rId40"/>
      <w:footerReference w:type="even" r:id="rId41"/>
      <w:footerReference w:type="default" r:id="rId42"/>
      <w:headerReference w:type="first" r:id="rId43"/>
      <w:footerReference w:type="first" r:id="rId44"/>
      <w:pgSz w:w="11907" w:h="16840" w:code="9"/>
      <w:pgMar w:top="1418" w:right="1418" w:bottom="1418" w:left="1418" w:header="680" w:footer="680"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B95AE" w14:textId="77777777" w:rsidR="00582CDD" w:rsidRDefault="00582CDD">
      <w:r>
        <w:separator/>
      </w:r>
    </w:p>
  </w:endnote>
  <w:endnote w:type="continuationSeparator" w:id="0">
    <w:p w14:paraId="498B89C5" w14:textId="77777777" w:rsidR="00582CDD" w:rsidRDefault="00582CDD">
      <w:r>
        <w:continuationSeparator/>
      </w:r>
    </w:p>
  </w:endnote>
  <w:endnote w:type="continuationNotice" w:id="1">
    <w:p w14:paraId="3E1A9245" w14:textId="77777777" w:rsidR="00582CDD" w:rsidRDefault="00582C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60D4F" w14:textId="77777777" w:rsidR="004B596E" w:rsidRDefault="004B59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978" w:type="dxa"/>
      <w:jc w:val="center"/>
      <w:tblLook w:val="01E0" w:firstRow="1" w:lastRow="1" w:firstColumn="1" w:lastColumn="1" w:noHBand="0" w:noVBand="0"/>
    </w:tblPr>
    <w:tblGrid>
      <w:gridCol w:w="2881"/>
      <w:gridCol w:w="3215"/>
      <w:gridCol w:w="2882"/>
    </w:tblGrid>
    <w:tr w:rsidR="00A3439E" w:rsidRPr="00771FB1" w14:paraId="6248ACBF" w14:textId="77777777" w:rsidTr="00C6632A">
      <w:trPr>
        <w:trHeight w:val="227"/>
        <w:jc w:val="center"/>
      </w:trPr>
      <w:tc>
        <w:tcPr>
          <w:tcW w:w="2881" w:type="dxa"/>
          <w:vAlign w:val="center"/>
        </w:tcPr>
        <w:p w14:paraId="5BE27F69" w14:textId="5EA00011" w:rsidR="00A3439E" w:rsidRPr="00C21818" w:rsidRDefault="00A3439E" w:rsidP="00A3439E">
          <w:pPr>
            <w:jc w:val="left"/>
            <w:rPr>
              <w:rFonts w:cs="Arial"/>
              <w:color w:val="333333"/>
              <w:sz w:val="18"/>
              <w:szCs w:val="18"/>
            </w:rPr>
          </w:pPr>
          <w:r>
            <w:rPr>
              <w:rFonts w:cs="Arial"/>
              <w:color w:val="333333"/>
              <w:sz w:val="18"/>
              <w:szCs w:val="18"/>
            </w:rPr>
            <w:t>Versión formato:</w:t>
          </w:r>
          <w:r w:rsidR="004B596E">
            <w:rPr>
              <w:rFonts w:cs="Arial"/>
              <w:color w:val="333333"/>
              <w:sz w:val="18"/>
              <w:szCs w:val="18"/>
            </w:rPr>
            <w:t>1</w:t>
          </w:r>
          <w:r>
            <w:rPr>
              <w:rFonts w:cs="Arial"/>
              <w:color w:val="333333"/>
              <w:sz w:val="18"/>
              <w:szCs w:val="18"/>
            </w:rPr>
            <w:t>.0</w:t>
          </w:r>
        </w:p>
      </w:tc>
      <w:tc>
        <w:tcPr>
          <w:tcW w:w="3215" w:type="dxa"/>
          <w:vAlign w:val="center"/>
        </w:tcPr>
        <w:p w14:paraId="1B3ED5C2" w14:textId="77777777" w:rsidR="00A3439E" w:rsidRPr="00C21818" w:rsidRDefault="00A3439E" w:rsidP="00A3439E">
          <w:pPr>
            <w:jc w:val="center"/>
            <w:rPr>
              <w:rFonts w:cs="Arial"/>
              <w:color w:val="333333"/>
              <w:sz w:val="18"/>
              <w:szCs w:val="18"/>
            </w:rPr>
          </w:pPr>
        </w:p>
      </w:tc>
      <w:tc>
        <w:tcPr>
          <w:tcW w:w="2882" w:type="dxa"/>
          <w:vAlign w:val="center"/>
        </w:tcPr>
        <w:p w14:paraId="549B3B8F" w14:textId="77777777" w:rsidR="00A3439E" w:rsidRPr="00C21818" w:rsidRDefault="00A3439E" w:rsidP="00A3439E">
          <w:pPr>
            <w:jc w:val="center"/>
            <w:rPr>
              <w:rFonts w:cs="Arial"/>
              <w:color w:val="333333"/>
              <w:sz w:val="18"/>
              <w:szCs w:val="18"/>
            </w:rPr>
          </w:pPr>
          <w:r w:rsidRPr="00C21818">
            <w:rPr>
              <w:rFonts w:cs="Arial"/>
              <w:color w:val="333333"/>
              <w:sz w:val="18"/>
              <w:szCs w:val="18"/>
            </w:rPr>
            <w:t xml:space="preserve">Página </w:t>
          </w:r>
          <w:r w:rsidRPr="00C21818">
            <w:rPr>
              <w:rFonts w:cs="Arial"/>
              <w:color w:val="333333"/>
              <w:sz w:val="18"/>
              <w:szCs w:val="18"/>
            </w:rPr>
            <w:fldChar w:fldCharType="begin"/>
          </w:r>
          <w:r w:rsidRPr="00C21818">
            <w:rPr>
              <w:rFonts w:cs="Arial"/>
              <w:color w:val="333333"/>
              <w:sz w:val="18"/>
              <w:szCs w:val="18"/>
            </w:rPr>
            <w:instrText xml:space="preserve"> PAGE </w:instrText>
          </w:r>
          <w:r w:rsidRPr="00C21818">
            <w:rPr>
              <w:rFonts w:cs="Arial"/>
              <w:color w:val="333333"/>
              <w:sz w:val="18"/>
              <w:szCs w:val="18"/>
            </w:rPr>
            <w:fldChar w:fldCharType="separate"/>
          </w:r>
          <w:r>
            <w:rPr>
              <w:rFonts w:cs="Arial"/>
              <w:noProof/>
              <w:color w:val="333333"/>
              <w:sz w:val="18"/>
              <w:szCs w:val="18"/>
            </w:rPr>
            <w:t>4</w:t>
          </w:r>
          <w:r w:rsidRPr="00C21818">
            <w:rPr>
              <w:rFonts w:cs="Arial"/>
              <w:color w:val="333333"/>
              <w:sz w:val="18"/>
              <w:szCs w:val="18"/>
            </w:rPr>
            <w:fldChar w:fldCharType="end"/>
          </w:r>
          <w:r w:rsidRPr="00C21818">
            <w:rPr>
              <w:rFonts w:cs="Arial"/>
              <w:color w:val="333333"/>
              <w:sz w:val="18"/>
              <w:szCs w:val="18"/>
            </w:rPr>
            <w:t xml:space="preserve"> de </w:t>
          </w:r>
          <w:r w:rsidRPr="00C21818">
            <w:rPr>
              <w:rFonts w:cs="Arial"/>
              <w:color w:val="333333"/>
              <w:sz w:val="18"/>
              <w:szCs w:val="18"/>
            </w:rPr>
            <w:fldChar w:fldCharType="begin"/>
          </w:r>
          <w:r w:rsidRPr="00C21818">
            <w:rPr>
              <w:rFonts w:cs="Arial"/>
              <w:color w:val="333333"/>
              <w:sz w:val="18"/>
              <w:szCs w:val="18"/>
            </w:rPr>
            <w:instrText xml:space="preserve"> NUMPAGES </w:instrText>
          </w:r>
          <w:r w:rsidRPr="00C21818">
            <w:rPr>
              <w:rFonts w:cs="Arial"/>
              <w:color w:val="333333"/>
              <w:sz w:val="18"/>
              <w:szCs w:val="18"/>
            </w:rPr>
            <w:fldChar w:fldCharType="separate"/>
          </w:r>
          <w:r>
            <w:rPr>
              <w:rFonts w:cs="Arial"/>
              <w:noProof/>
              <w:color w:val="333333"/>
              <w:sz w:val="18"/>
              <w:szCs w:val="18"/>
            </w:rPr>
            <w:t>4</w:t>
          </w:r>
          <w:r w:rsidRPr="00C21818">
            <w:rPr>
              <w:rFonts w:cs="Arial"/>
              <w:color w:val="333333"/>
              <w:sz w:val="18"/>
              <w:szCs w:val="18"/>
            </w:rPr>
            <w:fldChar w:fldCharType="end"/>
          </w:r>
        </w:p>
      </w:tc>
    </w:tr>
  </w:tbl>
  <w:p w14:paraId="19180663" w14:textId="77777777" w:rsidR="00D46D62" w:rsidRPr="00B14588" w:rsidRDefault="00D46D62" w:rsidP="00B145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2D4CD" w14:textId="77777777" w:rsidR="004B596E" w:rsidRDefault="004B59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05708" w14:textId="77777777" w:rsidR="00582CDD" w:rsidRDefault="00582CDD">
      <w:r>
        <w:separator/>
      </w:r>
    </w:p>
  </w:footnote>
  <w:footnote w:type="continuationSeparator" w:id="0">
    <w:p w14:paraId="5624BED4" w14:textId="77777777" w:rsidR="00582CDD" w:rsidRDefault="00582CDD">
      <w:r>
        <w:continuationSeparator/>
      </w:r>
    </w:p>
  </w:footnote>
  <w:footnote w:type="continuationNotice" w:id="1">
    <w:p w14:paraId="230C8828" w14:textId="77777777" w:rsidR="00582CDD" w:rsidRDefault="00582C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DF12A" w14:textId="77777777" w:rsidR="004B596E" w:rsidRDefault="004B59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3"/>
      <w:gridCol w:w="6311"/>
    </w:tblGrid>
    <w:tr w:rsidR="00B14588" w14:paraId="55631890" w14:textId="77777777" w:rsidTr="00493322">
      <w:trPr>
        <w:trHeight w:val="635"/>
        <w:jc w:val="center"/>
      </w:trPr>
      <w:tc>
        <w:tcPr>
          <w:tcW w:w="2578" w:type="dxa"/>
          <w:shd w:val="clear" w:color="auto" w:fill="auto"/>
        </w:tcPr>
        <w:p w14:paraId="6F8569E2" w14:textId="0B06AABF" w:rsidR="00B14588" w:rsidRDefault="000C3FBB" w:rsidP="00493322">
          <w:pPr>
            <w:ind w:left="-99" w:right="-145"/>
          </w:pPr>
          <w:r w:rsidRPr="00CD7E14">
            <w:rPr>
              <w:noProof/>
              <w:lang w:val="es-PE" w:eastAsia="es-PE"/>
            </w:rPr>
            <w:drawing>
              <wp:inline distT="0" distB="0" distL="0" distR="0" wp14:anchorId="6B34FC39" wp14:editId="37106530">
                <wp:extent cx="1623060" cy="39624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3060" cy="396240"/>
                        </a:xfrm>
                        <a:prstGeom prst="rect">
                          <a:avLst/>
                        </a:prstGeom>
                        <a:noFill/>
                        <a:ln>
                          <a:noFill/>
                        </a:ln>
                      </pic:spPr>
                    </pic:pic>
                  </a:graphicData>
                </a:graphic>
              </wp:inline>
            </w:drawing>
          </w:r>
        </w:p>
      </w:tc>
      <w:tc>
        <w:tcPr>
          <w:tcW w:w="6406" w:type="dxa"/>
          <w:shd w:val="clear" w:color="auto" w:fill="auto"/>
          <w:vAlign w:val="center"/>
        </w:tcPr>
        <w:p w14:paraId="6C3C039A" w14:textId="3171A4C2" w:rsidR="00B14588" w:rsidRPr="00B14588" w:rsidRDefault="004B596E" w:rsidP="004B596E">
          <w:pPr>
            <w:jc w:val="right"/>
            <w:rPr>
              <w:rFonts w:cs="Arial"/>
              <w:b/>
              <w:color w:val="333333"/>
              <w:sz w:val="18"/>
              <w:szCs w:val="18"/>
            </w:rPr>
          </w:pPr>
          <w:r w:rsidRPr="004B596E">
            <w:rPr>
              <w:rFonts w:cs="Arial"/>
              <w:b/>
              <w:color w:val="333333"/>
              <w:sz w:val="18"/>
              <w:szCs w:val="18"/>
            </w:rPr>
            <w:t>MCVS- UE-III23-1 Requisitos y modelado del software</w:t>
          </w:r>
        </w:p>
      </w:tc>
    </w:tr>
  </w:tbl>
  <w:p w14:paraId="55B242A0" w14:textId="77777777" w:rsidR="00D46D62" w:rsidRDefault="00D46D62" w:rsidP="00B14588">
    <w:pPr>
      <w:pStyle w:val="Encabezado"/>
    </w:pPr>
  </w:p>
  <w:p w14:paraId="32B2C6B2" w14:textId="77777777" w:rsidR="0003633C" w:rsidRPr="00B14588" w:rsidRDefault="0003633C" w:rsidP="00B1458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0EF5B" w14:textId="77777777" w:rsidR="004B596E" w:rsidRDefault="004B596E">
    <w:pPr>
      <w:pStyle w:val="Encabezado"/>
    </w:pPr>
  </w:p>
</w:hdr>
</file>

<file path=word/intelligence2.xml><?xml version="1.0" encoding="utf-8"?>
<int2:intelligence xmlns:int2="http://schemas.microsoft.com/office/intelligence/2020/intelligence" xmlns:oel="http://schemas.microsoft.com/office/2019/extlst">
  <int2:observations>
    <int2:textHash int2:hashCode="CrsGthnBtSZU46" int2:id="aT5fyvJ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5B8043A"/>
    <w:multiLevelType w:val="hybridMultilevel"/>
    <w:tmpl w:val="47002BEA"/>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8124E752">
      <w:start w:val="1"/>
      <w:numFmt w:val="lowerLetter"/>
      <w:lvlText w:val="%4)"/>
      <w:lvlJc w:val="left"/>
      <w:pPr>
        <w:tabs>
          <w:tab w:val="num" w:pos="2880"/>
        </w:tabs>
        <w:ind w:left="2880" w:hanging="360"/>
      </w:pPr>
      <w:rPr>
        <w:b w:val="0"/>
      </w:rPr>
    </w:lvl>
    <w:lvl w:ilvl="4" w:tplc="0C0A000D">
      <w:start w:val="1"/>
      <w:numFmt w:val="bullet"/>
      <w:lvlText w:val=""/>
      <w:lvlJc w:val="left"/>
      <w:pPr>
        <w:tabs>
          <w:tab w:val="num" w:pos="3600"/>
        </w:tabs>
        <w:ind w:left="3600" w:hanging="360"/>
      </w:pPr>
      <w:rPr>
        <w:rFonts w:ascii="Wingdings" w:hAnsi="Wingdings" w:hint="default"/>
      </w:r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0AD118E2"/>
    <w:multiLevelType w:val="multilevel"/>
    <w:tmpl w:val="C9B827B8"/>
    <w:lvl w:ilvl="0">
      <w:start w:val="1"/>
      <w:numFmt w:val="bullet"/>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0BE3646B"/>
    <w:multiLevelType w:val="hybridMultilevel"/>
    <w:tmpl w:val="4060FACC"/>
    <w:lvl w:ilvl="0" w:tplc="EFCC296C">
      <w:start w:val="1"/>
      <w:numFmt w:val="bullet"/>
      <w:lvlText w:val=""/>
      <w:lvlJc w:val="left"/>
      <w:pPr>
        <w:ind w:left="720" w:hanging="360"/>
      </w:pPr>
      <w:rPr>
        <w:rFonts w:ascii="Symbol" w:hAnsi="Symbol" w:hint="default"/>
      </w:rPr>
    </w:lvl>
    <w:lvl w:ilvl="1" w:tplc="84AEB0FC">
      <w:start w:val="1"/>
      <w:numFmt w:val="bullet"/>
      <w:lvlText w:val="o"/>
      <w:lvlJc w:val="left"/>
      <w:pPr>
        <w:ind w:left="1440" w:hanging="360"/>
      </w:pPr>
      <w:rPr>
        <w:rFonts w:ascii="Courier New" w:hAnsi="Courier New" w:hint="default"/>
      </w:rPr>
    </w:lvl>
    <w:lvl w:ilvl="2" w:tplc="4BAA3774">
      <w:start w:val="1"/>
      <w:numFmt w:val="bullet"/>
      <w:lvlText w:val=""/>
      <w:lvlJc w:val="left"/>
      <w:pPr>
        <w:ind w:left="2160" w:hanging="360"/>
      </w:pPr>
      <w:rPr>
        <w:rFonts w:ascii="Wingdings" w:hAnsi="Wingdings" w:hint="default"/>
      </w:rPr>
    </w:lvl>
    <w:lvl w:ilvl="3" w:tplc="B15A6848">
      <w:start w:val="1"/>
      <w:numFmt w:val="bullet"/>
      <w:lvlText w:val=""/>
      <w:lvlJc w:val="left"/>
      <w:pPr>
        <w:ind w:left="2880" w:hanging="360"/>
      </w:pPr>
      <w:rPr>
        <w:rFonts w:ascii="Symbol" w:hAnsi="Symbol" w:hint="default"/>
      </w:rPr>
    </w:lvl>
    <w:lvl w:ilvl="4" w:tplc="03D20D3E">
      <w:start w:val="1"/>
      <w:numFmt w:val="bullet"/>
      <w:lvlText w:val="o"/>
      <w:lvlJc w:val="left"/>
      <w:pPr>
        <w:ind w:left="3600" w:hanging="360"/>
      </w:pPr>
      <w:rPr>
        <w:rFonts w:ascii="Courier New" w:hAnsi="Courier New" w:hint="default"/>
      </w:rPr>
    </w:lvl>
    <w:lvl w:ilvl="5" w:tplc="4D6EFCA2">
      <w:start w:val="1"/>
      <w:numFmt w:val="bullet"/>
      <w:lvlText w:val=""/>
      <w:lvlJc w:val="left"/>
      <w:pPr>
        <w:ind w:left="4320" w:hanging="360"/>
      </w:pPr>
      <w:rPr>
        <w:rFonts w:ascii="Wingdings" w:hAnsi="Wingdings" w:hint="default"/>
      </w:rPr>
    </w:lvl>
    <w:lvl w:ilvl="6" w:tplc="79B0CC46">
      <w:start w:val="1"/>
      <w:numFmt w:val="bullet"/>
      <w:lvlText w:val=""/>
      <w:lvlJc w:val="left"/>
      <w:pPr>
        <w:ind w:left="5040" w:hanging="360"/>
      </w:pPr>
      <w:rPr>
        <w:rFonts w:ascii="Symbol" w:hAnsi="Symbol" w:hint="default"/>
      </w:rPr>
    </w:lvl>
    <w:lvl w:ilvl="7" w:tplc="106C62C4">
      <w:start w:val="1"/>
      <w:numFmt w:val="bullet"/>
      <w:lvlText w:val="o"/>
      <w:lvlJc w:val="left"/>
      <w:pPr>
        <w:ind w:left="5760" w:hanging="360"/>
      </w:pPr>
      <w:rPr>
        <w:rFonts w:ascii="Courier New" w:hAnsi="Courier New" w:hint="default"/>
      </w:rPr>
    </w:lvl>
    <w:lvl w:ilvl="8" w:tplc="5D3C566A">
      <w:start w:val="1"/>
      <w:numFmt w:val="bullet"/>
      <w:lvlText w:val=""/>
      <w:lvlJc w:val="left"/>
      <w:pPr>
        <w:ind w:left="6480" w:hanging="360"/>
      </w:pPr>
      <w:rPr>
        <w:rFonts w:ascii="Wingdings" w:hAnsi="Wingdings" w:hint="default"/>
      </w:rPr>
    </w:lvl>
  </w:abstractNum>
  <w:abstractNum w:abstractNumId="13" w15:restartNumberingAfterBreak="0">
    <w:nsid w:val="0D3EA38C"/>
    <w:multiLevelType w:val="hybridMultilevel"/>
    <w:tmpl w:val="7E7CF82E"/>
    <w:lvl w:ilvl="0" w:tplc="C946FFA2">
      <w:start w:val="1"/>
      <w:numFmt w:val="decimal"/>
      <w:lvlText w:val="%1."/>
      <w:lvlJc w:val="left"/>
      <w:pPr>
        <w:ind w:left="720" w:hanging="360"/>
      </w:pPr>
    </w:lvl>
    <w:lvl w:ilvl="1" w:tplc="85348F80">
      <w:start w:val="1"/>
      <w:numFmt w:val="lowerLetter"/>
      <w:lvlText w:val="%2."/>
      <w:lvlJc w:val="left"/>
      <w:pPr>
        <w:ind w:left="1440" w:hanging="360"/>
      </w:pPr>
    </w:lvl>
    <w:lvl w:ilvl="2" w:tplc="8DAC8CAE">
      <w:start w:val="1"/>
      <w:numFmt w:val="lowerRoman"/>
      <w:lvlText w:val="%3."/>
      <w:lvlJc w:val="right"/>
      <w:pPr>
        <w:ind w:left="2160" w:hanging="180"/>
      </w:pPr>
    </w:lvl>
    <w:lvl w:ilvl="3" w:tplc="7EAE7F0E">
      <w:start w:val="1"/>
      <w:numFmt w:val="decimal"/>
      <w:lvlText w:val="%4."/>
      <w:lvlJc w:val="left"/>
      <w:pPr>
        <w:ind w:left="2880" w:hanging="360"/>
      </w:pPr>
    </w:lvl>
    <w:lvl w:ilvl="4" w:tplc="D6F63F8A">
      <w:start w:val="1"/>
      <w:numFmt w:val="lowerLetter"/>
      <w:lvlText w:val="%5."/>
      <w:lvlJc w:val="left"/>
      <w:pPr>
        <w:ind w:left="3600" w:hanging="360"/>
      </w:pPr>
    </w:lvl>
    <w:lvl w:ilvl="5" w:tplc="1F50B61E">
      <w:start w:val="1"/>
      <w:numFmt w:val="lowerRoman"/>
      <w:lvlText w:val="%6."/>
      <w:lvlJc w:val="right"/>
      <w:pPr>
        <w:ind w:left="4320" w:hanging="180"/>
      </w:pPr>
    </w:lvl>
    <w:lvl w:ilvl="6" w:tplc="4A226E9C">
      <w:start w:val="1"/>
      <w:numFmt w:val="decimal"/>
      <w:lvlText w:val="%7."/>
      <w:lvlJc w:val="left"/>
      <w:pPr>
        <w:ind w:left="5040" w:hanging="360"/>
      </w:pPr>
    </w:lvl>
    <w:lvl w:ilvl="7" w:tplc="B40CCCEA">
      <w:start w:val="1"/>
      <w:numFmt w:val="lowerLetter"/>
      <w:lvlText w:val="%8."/>
      <w:lvlJc w:val="left"/>
      <w:pPr>
        <w:ind w:left="5760" w:hanging="360"/>
      </w:pPr>
    </w:lvl>
    <w:lvl w:ilvl="8" w:tplc="D49C1FA4">
      <w:start w:val="1"/>
      <w:numFmt w:val="lowerRoman"/>
      <w:lvlText w:val="%9."/>
      <w:lvlJc w:val="right"/>
      <w:pPr>
        <w:ind w:left="6480" w:hanging="180"/>
      </w:pPr>
    </w:lvl>
  </w:abstractNum>
  <w:abstractNum w:abstractNumId="14" w15:restartNumberingAfterBreak="0">
    <w:nsid w:val="20325B6D"/>
    <w:multiLevelType w:val="hybridMultilevel"/>
    <w:tmpl w:val="621C24E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0E73E61"/>
    <w:multiLevelType w:val="hybridMultilevel"/>
    <w:tmpl w:val="255CB536"/>
    <w:lvl w:ilvl="0" w:tplc="7382BCF6">
      <w:start w:val="1"/>
      <w:numFmt w:val="bullet"/>
      <w:lvlText w:val=""/>
      <w:lvlJc w:val="left"/>
      <w:pPr>
        <w:ind w:left="720" w:hanging="360"/>
      </w:pPr>
      <w:rPr>
        <w:rFonts w:ascii="Symbol" w:hAnsi="Symbol" w:hint="default"/>
      </w:rPr>
    </w:lvl>
    <w:lvl w:ilvl="1" w:tplc="B6068A96">
      <w:start w:val="1"/>
      <w:numFmt w:val="bullet"/>
      <w:lvlText w:val="o"/>
      <w:lvlJc w:val="left"/>
      <w:pPr>
        <w:ind w:left="1440" w:hanging="360"/>
      </w:pPr>
      <w:rPr>
        <w:rFonts w:ascii="Courier New" w:hAnsi="Courier New" w:hint="default"/>
      </w:rPr>
    </w:lvl>
    <w:lvl w:ilvl="2" w:tplc="3C6682EA">
      <w:start w:val="1"/>
      <w:numFmt w:val="bullet"/>
      <w:lvlText w:val=""/>
      <w:lvlJc w:val="left"/>
      <w:pPr>
        <w:ind w:left="2160" w:hanging="360"/>
      </w:pPr>
      <w:rPr>
        <w:rFonts w:ascii="Wingdings" w:hAnsi="Wingdings" w:hint="default"/>
      </w:rPr>
    </w:lvl>
    <w:lvl w:ilvl="3" w:tplc="C0B21622">
      <w:start w:val="1"/>
      <w:numFmt w:val="bullet"/>
      <w:lvlText w:val=""/>
      <w:lvlJc w:val="left"/>
      <w:pPr>
        <w:ind w:left="2880" w:hanging="360"/>
      </w:pPr>
      <w:rPr>
        <w:rFonts w:ascii="Symbol" w:hAnsi="Symbol" w:hint="default"/>
      </w:rPr>
    </w:lvl>
    <w:lvl w:ilvl="4" w:tplc="74161536">
      <w:start w:val="1"/>
      <w:numFmt w:val="bullet"/>
      <w:lvlText w:val="o"/>
      <w:lvlJc w:val="left"/>
      <w:pPr>
        <w:ind w:left="3600" w:hanging="360"/>
      </w:pPr>
      <w:rPr>
        <w:rFonts w:ascii="Courier New" w:hAnsi="Courier New" w:hint="default"/>
      </w:rPr>
    </w:lvl>
    <w:lvl w:ilvl="5" w:tplc="02F84660">
      <w:start w:val="1"/>
      <w:numFmt w:val="bullet"/>
      <w:lvlText w:val=""/>
      <w:lvlJc w:val="left"/>
      <w:pPr>
        <w:ind w:left="4320" w:hanging="360"/>
      </w:pPr>
      <w:rPr>
        <w:rFonts w:ascii="Wingdings" w:hAnsi="Wingdings" w:hint="default"/>
      </w:rPr>
    </w:lvl>
    <w:lvl w:ilvl="6" w:tplc="3DC2B4DA">
      <w:start w:val="1"/>
      <w:numFmt w:val="bullet"/>
      <w:lvlText w:val=""/>
      <w:lvlJc w:val="left"/>
      <w:pPr>
        <w:ind w:left="5040" w:hanging="360"/>
      </w:pPr>
      <w:rPr>
        <w:rFonts w:ascii="Symbol" w:hAnsi="Symbol" w:hint="default"/>
      </w:rPr>
    </w:lvl>
    <w:lvl w:ilvl="7" w:tplc="98EE7852">
      <w:start w:val="1"/>
      <w:numFmt w:val="bullet"/>
      <w:lvlText w:val="o"/>
      <w:lvlJc w:val="left"/>
      <w:pPr>
        <w:ind w:left="5760" w:hanging="360"/>
      </w:pPr>
      <w:rPr>
        <w:rFonts w:ascii="Courier New" w:hAnsi="Courier New" w:hint="default"/>
      </w:rPr>
    </w:lvl>
    <w:lvl w:ilvl="8" w:tplc="6D84E69C">
      <w:start w:val="1"/>
      <w:numFmt w:val="bullet"/>
      <w:lvlText w:val=""/>
      <w:lvlJc w:val="left"/>
      <w:pPr>
        <w:ind w:left="6480" w:hanging="360"/>
      </w:pPr>
      <w:rPr>
        <w:rFonts w:ascii="Wingdings" w:hAnsi="Wingdings" w:hint="default"/>
      </w:rPr>
    </w:lvl>
  </w:abstractNum>
  <w:abstractNum w:abstractNumId="16" w15:restartNumberingAfterBreak="0">
    <w:nsid w:val="2550E1D9"/>
    <w:multiLevelType w:val="hybridMultilevel"/>
    <w:tmpl w:val="23327FE4"/>
    <w:lvl w:ilvl="0" w:tplc="EA2E9E12">
      <w:start w:val="1"/>
      <w:numFmt w:val="bullet"/>
      <w:lvlText w:val=""/>
      <w:lvlJc w:val="left"/>
      <w:pPr>
        <w:ind w:left="720" w:hanging="360"/>
      </w:pPr>
      <w:rPr>
        <w:rFonts w:ascii="Symbol" w:hAnsi="Symbol" w:hint="default"/>
      </w:rPr>
    </w:lvl>
    <w:lvl w:ilvl="1" w:tplc="C1F8D76C">
      <w:start w:val="1"/>
      <w:numFmt w:val="bullet"/>
      <w:lvlText w:val="o"/>
      <w:lvlJc w:val="left"/>
      <w:pPr>
        <w:ind w:left="1440" w:hanging="360"/>
      </w:pPr>
      <w:rPr>
        <w:rFonts w:ascii="Courier New" w:hAnsi="Courier New" w:hint="default"/>
      </w:rPr>
    </w:lvl>
    <w:lvl w:ilvl="2" w:tplc="020240BC">
      <w:start w:val="1"/>
      <w:numFmt w:val="bullet"/>
      <w:lvlText w:val=""/>
      <w:lvlJc w:val="left"/>
      <w:pPr>
        <w:ind w:left="2160" w:hanging="360"/>
      </w:pPr>
      <w:rPr>
        <w:rFonts w:ascii="Wingdings" w:hAnsi="Wingdings" w:hint="default"/>
      </w:rPr>
    </w:lvl>
    <w:lvl w:ilvl="3" w:tplc="C54C90BE">
      <w:start w:val="1"/>
      <w:numFmt w:val="bullet"/>
      <w:lvlText w:val=""/>
      <w:lvlJc w:val="left"/>
      <w:pPr>
        <w:ind w:left="2880" w:hanging="360"/>
      </w:pPr>
      <w:rPr>
        <w:rFonts w:ascii="Symbol" w:hAnsi="Symbol" w:hint="default"/>
      </w:rPr>
    </w:lvl>
    <w:lvl w:ilvl="4" w:tplc="6F9E8E6A">
      <w:start w:val="1"/>
      <w:numFmt w:val="bullet"/>
      <w:lvlText w:val="o"/>
      <w:lvlJc w:val="left"/>
      <w:pPr>
        <w:ind w:left="3600" w:hanging="360"/>
      </w:pPr>
      <w:rPr>
        <w:rFonts w:ascii="Courier New" w:hAnsi="Courier New" w:hint="default"/>
      </w:rPr>
    </w:lvl>
    <w:lvl w:ilvl="5" w:tplc="1A48C3FC">
      <w:start w:val="1"/>
      <w:numFmt w:val="bullet"/>
      <w:lvlText w:val=""/>
      <w:lvlJc w:val="left"/>
      <w:pPr>
        <w:ind w:left="4320" w:hanging="360"/>
      </w:pPr>
      <w:rPr>
        <w:rFonts w:ascii="Wingdings" w:hAnsi="Wingdings" w:hint="default"/>
      </w:rPr>
    </w:lvl>
    <w:lvl w:ilvl="6" w:tplc="2F264F4A">
      <w:start w:val="1"/>
      <w:numFmt w:val="bullet"/>
      <w:lvlText w:val=""/>
      <w:lvlJc w:val="left"/>
      <w:pPr>
        <w:ind w:left="5040" w:hanging="360"/>
      </w:pPr>
      <w:rPr>
        <w:rFonts w:ascii="Symbol" w:hAnsi="Symbol" w:hint="default"/>
      </w:rPr>
    </w:lvl>
    <w:lvl w:ilvl="7" w:tplc="48E2625E">
      <w:start w:val="1"/>
      <w:numFmt w:val="bullet"/>
      <w:lvlText w:val="o"/>
      <w:lvlJc w:val="left"/>
      <w:pPr>
        <w:ind w:left="5760" w:hanging="360"/>
      </w:pPr>
      <w:rPr>
        <w:rFonts w:ascii="Courier New" w:hAnsi="Courier New" w:hint="default"/>
      </w:rPr>
    </w:lvl>
    <w:lvl w:ilvl="8" w:tplc="3BF0E504">
      <w:start w:val="1"/>
      <w:numFmt w:val="bullet"/>
      <w:lvlText w:val=""/>
      <w:lvlJc w:val="left"/>
      <w:pPr>
        <w:ind w:left="6480" w:hanging="360"/>
      </w:pPr>
      <w:rPr>
        <w:rFonts w:ascii="Wingdings" w:hAnsi="Wingdings" w:hint="default"/>
      </w:rPr>
    </w:lvl>
  </w:abstractNum>
  <w:abstractNum w:abstractNumId="17" w15:restartNumberingAfterBreak="0">
    <w:nsid w:val="2F8381EA"/>
    <w:multiLevelType w:val="hybridMultilevel"/>
    <w:tmpl w:val="AB3ED948"/>
    <w:lvl w:ilvl="0" w:tplc="275C4AC8">
      <w:start w:val="1"/>
      <w:numFmt w:val="bullet"/>
      <w:lvlText w:val=""/>
      <w:lvlJc w:val="left"/>
      <w:pPr>
        <w:ind w:left="720" w:hanging="360"/>
      </w:pPr>
      <w:rPr>
        <w:rFonts w:ascii="Symbol" w:hAnsi="Symbol" w:hint="default"/>
      </w:rPr>
    </w:lvl>
    <w:lvl w:ilvl="1" w:tplc="394220F0">
      <w:start w:val="1"/>
      <w:numFmt w:val="bullet"/>
      <w:lvlText w:val="o"/>
      <w:lvlJc w:val="left"/>
      <w:pPr>
        <w:ind w:left="1440" w:hanging="360"/>
      </w:pPr>
      <w:rPr>
        <w:rFonts w:ascii="Courier New" w:hAnsi="Courier New" w:hint="default"/>
      </w:rPr>
    </w:lvl>
    <w:lvl w:ilvl="2" w:tplc="0D7832D2">
      <w:start w:val="1"/>
      <w:numFmt w:val="bullet"/>
      <w:lvlText w:val=""/>
      <w:lvlJc w:val="left"/>
      <w:pPr>
        <w:ind w:left="2160" w:hanging="360"/>
      </w:pPr>
      <w:rPr>
        <w:rFonts w:ascii="Wingdings" w:hAnsi="Wingdings" w:hint="default"/>
      </w:rPr>
    </w:lvl>
    <w:lvl w:ilvl="3" w:tplc="F0766FB0">
      <w:start w:val="1"/>
      <w:numFmt w:val="bullet"/>
      <w:lvlText w:val=""/>
      <w:lvlJc w:val="left"/>
      <w:pPr>
        <w:ind w:left="2880" w:hanging="360"/>
      </w:pPr>
      <w:rPr>
        <w:rFonts w:ascii="Symbol" w:hAnsi="Symbol" w:hint="default"/>
      </w:rPr>
    </w:lvl>
    <w:lvl w:ilvl="4" w:tplc="2E806A9C">
      <w:start w:val="1"/>
      <w:numFmt w:val="bullet"/>
      <w:lvlText w:val="o"/>
      <w:lvlJc w:val="left"/>
      <w:pPr>
        <w:ind w:left="3600" w:hanging="360"/>
      </w:pPr>
      <w:rPr>
        <w:rFonts w:ascii="Courier New" w:hAnsi="Courier New" w:hint="default"/>
      </w:rPr>
    </w:lvl>
    <w:lvl w:ilvl="5" w:tplc="5170A8C8">
      <w:start w:val="1"/>
      <w:numFmt w:val="bullet"/>
      <w:lvlText w:val=""/>
      <w:lvlJc w:val="left"/>
      <w:pPr>
        <w:ind w:left="4320" w:hanging="360"/>
      </w:pPr>
      <w:rPr>
        <w:rFonts w:ascii="Wingdings" w:hAnsi="Wingdings" w:hint="default"/>
      </w:rPr>
    </w:lvl>
    <w:lvl w:ilvl="6" w:tplc="8AE4CFA0">
      <w:start w:val="1"/>
      <w:numFmt w:val="bullet"/>
      <w:lvlText w:val=""/>
      <w:lvlJc w:val="left"/>
      <w:pPr>
        <w:ind w:left="5040" w:hanging="360"/>
      </w:pPr>
      <w:rPr>
        <w:rFonts w:ascii="Symbol" w:hAnsi="Symbol" w:hint="default"/>
      </w:rPr>
    </w:lvl>
    <w:lvl w:ilvl="7" w:tplc="A7CE0114">
      <w:start w:val="1"/>
      <w:numFmt w:val="bullet"/>
      <w:lvlText w:val="o"/>
      <w:lvlJc w:val="left"/>
      <w:pPr>
        <w:ind w:left="5760" w:hanging="360"/>
      </w:pPr>
      <w:rPr>
        <w:rFonts w:ascii="Courier New" w:hAnsi="Courier New" w:hint="default"/>
      </w:rPr>
    </w:lvl>
    <w:lvl w:ilvl="8" w:tplc="AE06B374">
      <w:start w:val="1"/>
      <w:numFmt w:val="bullet"/>
      <w:lvlText w:val=""/>
      <w:lvlJc w:val="left"/>
      <w:pPr>
        <w:ind w:left="6480" w:hanging="360"/>
      </w:pPr>
      <w:rPr>
        <w:rFonts w:ascii="Wingdings" w:hAnsi="Wingdings" w:hint="default"/>
      </w:rPr>
    </w:lvl>
  </w:abstractNum>
  <w:abstractNum w:abstractNumId="18" w15:restartNumberingAfterBreak="0">
    <w:nsid w:val="3A0F904E"/>
    <w:multiLevelType w:val="hybridMultilevel"/>
    <w:tmpl w:val="2B782820"/>
    <w:lvl w:ilvl="0" w:tplc="97C85156">
      <w:start w:val="1"/>
      <w:numFmt w:val="decimal"/>
      <w:lvlText w:val="%1."/>
      <w:lvlJc w:val="left"/>
      <w:pPr>
        <w:ind w:left="720" w:hanging="360"/>
      </w:pPr>
    </w:lvl>
    <w:lvl w:ilvl="1" w:tplc="C4A22EF4">
      <w:start w:val="1"/>
      <w:numFmt w:val="lowerLetter"/>
      <w:lvlText w:val="%2."/>
      <w:lvlJc w:val="left"/>
      <w:pPr>
        <w:ind w:left="1440" w:hanging="360"/>
      </w:pPr>
    </w:lvl>
    <w:lvl w:ilvl="2" w:tplc="CCBAB4EE">
      <w:start w:val="1"/>
      <w:numFmt w:val="lowerRoman"/>
      <w:lvlText w:val="%3."/>
      <w:lvlJc w:val="right"/>
      <w:pPr>
        <w:ind w:left="2160" w:hanging="180"/>
      </w:pPr>
    </w:lvl>
    <w:lvl w:ilvl="3" w:tplc="A7E81324">
      <w:start w:val="1"/>
      <w:numFmt w:val="decimal"/>
      <w:lvlText w:val="%4."/>
      <w:lvlJc w:val="left"/>
      <w:pPr>
        <w:ind w:left="2880" w:hanging="360"/>
      </w:pPr>
    </w:lvl>
    <w:lvl w:ilvl="4" w:tplc="A97A543C">
      <w:start w:val="1"/>
      <w:numFmt w:val="lowerLetter"/>
      <w:lvlText w:val="%5."/>
      <w:lvlJc w:val="left"/>
      <w:pPr>
        <w:ind w:left="3600" w:hanging="360"/>
      </w:pPr>
    </w:lvl>
    <w:lvl w:ilvl="5" w:tplc="1378268C">
      <w:start w:val="1"/>
      <w:numFmt w:val="lowerRoman"/>
      <w:lvlText w:val="%6."/>
      <w:lvlJc w:val="right"/>
      <w:pPr>
        <w:ind w:left="4320" w:hanging="180"/>
      </w:pPr>
    </w:lvl>
    <w:lvl w:ilvl="6" w:tplc="28046AB4">
      <w:start w:val="1"/>
      <w:numFmt w:val="decimal"/>
      <w:lvlText w:val="%7."/>
      <w:lvlJc w:val="left"/>
      <w:pPr>
        <w:ind w:left="5040" w:hanging="360"/>
      </w:pPr>
    </w:lvl>
    <w:lvl w:ilvl="7" w:tplc="D424E5AA">
      <w:start w:val="1"/>
      <w:numFmt w:val="lowerLetter"/>
      <w:lvlText w:val="%8."/>
      <w:lvlJc w:val="left"/>
      <w:pPr>
        <w:ind w:left="5760" w:hanging="360"/>
      </w:pPr>
    </w:lvl>
    <w:lvl w:ilvl="8" w:tplc="496C16E6">
      <w:start w:val="1"/>
      <w:numFmt w:val="lowerRoman"/>
      <w:lvlText w:val="%9."/>
      <w:lvlJc w:val="right"/>
      <w:pPr>
        <w:ind w:left="6480" w:hanging="180"/>
      </w:pPr>
    </w:lvl>
  </w:abstractNum>
  <w:abstractNum w:abstractNumId="19" w15:restartNumberingAfterBreak="0">
    <w:nsid w:val="3D18400B"/>
    <w:multiLevelType w:val="hybridMultilevel"/>
    <w:tmpl w:val="0AFA7692"/>
    <w:lvl w:ilvl="0" w:tplc="39501A42">
      <w:start w:val="1"/>
      <w:numFmt w:val="decimal"/>
      <w:lvlText w:val="%1."/>
      <w:lvlJc w:val="left"/>
      <w:pPr>
        <w:ind w:left="720" w:hanging="360"/>
      </w:pPr>
    </w:lvl>
    <w:lvl w:ilvl="1" w:tplc="DE9A5D52">
      <w:start w:val="1"/>
      <w:numFmt w:val="decimal"/>
      <w:lvlText w:val="%2.1"/>
      <w:lvlJc w:val="left"/>
      <w:pPr>
        <w:ind w:left="1440" w:hanging="360"/>
      </w:pPr>
    </w:lvl>
    <w:lvl w:ilvl="2" w:tplc="896A36FE">
      <w:start w:val="1"/>
      <w:numFmt w:val="lowerRoman"/>
      <w:lvlText w:val="%3."/>
      <w:lvlJc w:val="right"/>
      <w:pPr>
        <w:ind w:left="2160" w:hanging="180"/>
      </w:pPr>
    </w:lvl>
    <w:lvl w:ilvl="3" w:tplc="12EE708E">
      <w:start w:val="1"/>
      <w:numFmt w:val="decimal"/>
      <w:lvlText w:val="%4."/>
      <w:lvlJc w:val="left"/>
      <w:pPr>
        <w:ind w:left="2880" w:hanging="360"/>
      </w:pPr>
    </w:lvl>
    <w:lvl w:ilvl="4" w:tplc="7C14ABB0">
      <w:start w:val="1"/>
      <w:numFmt w:val="lowerLetter"/>
      <w:lvlText w:val="%5."/>
      <w:lvlJc w:val="left"/>
      <w:pPr>
        <w:ind w:left="3600" w:hanging="360"/>
      </w:pPr>
    </w:lvl>
    <w:lvl w:ilvl="5" w:tplc="0834261E">
      <w:start w:val="1"/>
      <w:numFmt w:val="lowerRoman"/>
      <w:lvlText w:val="%6."/>
      <w:lvlJc w:val="right"/>
      <w:pPr>
        <w:ind w:left="4320" w:hanging="180"/>
      </w:pPr>
    </w:lvl>
    <w:lvl w:ilvl="6" w:tplc="9788B2D6">
      <w:start w:val="1"/>
      <w:numFmt w:val="decimal"/>
      <w:lvlText w:val="%7."/>
      <w:lvlJc w:val="left"/>
      <w:pPr>
        <w:ind w:left="5040" w:hanging="360"/>
      </w:pPr>
    </w:lvl>
    <w:lvl w:ilvl="7" w:tplc="51BC2E2A">
      <w:start w:val="1"/>
      <w:numFmt w:val="lowerLetter"/>
      <w:lvlText w:val="%8."/>
      <w:lvlJc w:val="left"/>
      <w:pPr>
        <w:ind w:left="5760" w:hanging="360"/>
      </w:pPr>
    </w:lvl>
    <w:lvl w:ilvl="8" w:tplc="5352F656">
      <w:start w:val="1"/>
      <w:numFmt w:val="lowerRoman"/>
      <w:lvlText w:val="%9."/>
      <w:lvlJc w:val="right"/>
      <w:pPr>
        <w:ind w:left="6480" w:hanging="180"/>
      </w:pPr>
    </w:lvl>
  </w:abstractNum>
  <w:abstractNum w:abstractNumId="20" w15:restartNumberingAfterBreak="0">
    <w:nsid w:val="405F4DFB"/>
    <w:multiLevelType w:val="hybridMultilevel"/>
    <w:tmpl w:val="0BC6214E"/>
    <w:lvl w:ilvl="0" w:tplc="2F98677A">
      <w:start w:val="1"/>
      <w:numFmt w:val="bullet"/>
      <w:lvlText w:val="·"/>
      <w:lvlJc w:val="left"/>
      <w:pPr>
        <w:ind w:left="720" w:hanging="360"/>
      </w:pPr>
      <w:rPr>
        <w:rFonts w:ascii="Symbol" w:hAnsi="Symbol" w:hint="default"/>
      </w:rPr>
    </w:lvl>
    <w:lvl w:ilvl="1" w:tplc="4B382306">
      <w:start w:val="1"/>
      <w:numFmt w:val="bullet"/>
      <w:lvlText w:val="o"/>
      <w:lvlJc w:val="left"/>
      <w:pPr>
        <w:ind w:left="1440" w:hanging="360"/>
      </w:pPr>
      <w:rPr>
        <w:rFonts w:ascii="Symbol" w:hAnsi="Symbol" w:hint="default"/>
      </w:rPr>
    </w:lvl>
    <w:lvl w:ilvl="2" w:tplc="EC144824">
      <w:start w:val="1"/>
      <w:numFmt w:val="bullet"/>
      <w:lvlText w:val=""/>
      <w:lvlJc w:val="left"/>
      <w:pPr>
        <w:ind w:left="2160" w:hanging="360"/>
      </w:pPr>
      <w:rPr>
        <w:rFonts w:ascii="Wingdings" w:hAnsi="Wingdings" w:hint="default"/>
      </w:rPr>
    </w:lvl>
    <w:lvl w:ilvl="3" w:tplc="E7BE0658">
      <w:start w:val="1"/>
      <w:numFmt w:val="bullet"/>
      <w:lvlText w:val=""/>
      <w:lvlJc w:val="left"/>
      <w:pPr>
        <w:ind w:left="2880" w:hanging="360"/>
      </w:pPr>
      <w:rPr>
        <w:rFonts w:ascii="Symbol" w:hAnsi="Symbol" w:hint="default"/>
      </w:rPr>
    </w:lvl>
    <w:lvl w:ilvl="4" w:tplc="A8CE6C48">
      <w:start w:val="1"/>
      <w:numFmt w:val="bullet"/>
      <w:lvlText w:val="o"/>
      <w:lvlJc w:val="left"/>
      <w:pPr>
        <w:ind w:left="3600" w:hanging="360"/>
      </w:pPr>
      <w:rPr>
        <w:rFonts w:ascii="Courier New" w:hAnsi="Courier New" w:hint="default"/>
      </w:rPr>
    </w:lvl>
    <w:lvl w:ilvl="5" w:tplc="6568B216">
      <w:start w:val="1"/>
      <w:numFmt w:val="bullet"/>
      <w:lvlText w:val=""/>
      <w:lvlJc w:val="left"/>
      <w:pPr>
        <w:ind w:left="4320" w:hanging="360"/>
      </w:pPr>
      <w:rPr>
        <w:rFonts w:ascii="Wingdings" w:hAnsi="Wingdings" w:hint="default"/>
      </w:rPr>
    </w:lvl>
    <w:lvl w:ilvl="6" w:tplc="9D24F416">
      <w:start w:val="1"/>
      <w:numFmt w:val="bullet"/>
      <w:lvlText w:val=""/>
      <w:lvlJc w:val="left"/>
      <w:pPr>
        <w:ind w:left="5040" w:hanging="360"/>
      </w:pPr>
      <w:rPr>
        <w:rFonts w:ascii="Symbol" w:hAnsi="Symbol" w:hint="default"/>
      </w:rPr>
    </w:lvl>
    <w:lvl w:ilvl="7" w:tplc="88E89500">
      <w:start w:val="1"/>
      <w:numFmt w:val="bullet"/>
      <w:lvlText w:val="o"/>
      <w:lvlJc w:val="left"/>
      <w:pPr>
        <w:ind w:left="5760" w:hanging="360"/>
      </w:pPr>
      <w:rPr>
        <w:rFonts w:ascii="Courier New" w:hAnsi="Courier New" w:hint="default"/>
      </w:rPr>
    </w:lvl>
    <w:lvl w:ilvl="8" w:tplc="C722DC1C">
      <w:start w:val="1"/>
      <w:numFmt w:val="bullet"/>
      <w:lvlText w:val=""/>
      <w:lvlJc w:val="left"/>
      <w:pPr>
        <w:ind w:left="6480" w:hanging="360"/>
      </w:pPr>
      <w:rPr>
        <w:rFonts w:ascii="Wingdings" w:hAnsi="Wingdings" w:hint="default"/>
      </w:rPr>
    </w:lvl>
  </w:abstractNum>
  <w:abstractNum w:abstractNumId="21" w15:restartNumberingAfterBreak="0">
    <w:nsid w:val="40BC0B88"/>
    <w:multiLevelType w:val="hybridMultilevel"/>
    <w:tmpl w:val="AB4AABE2"/>
    <w:lvl w:ilvl="0" w:tplc="7ED88096">
      <w:start w:val="1"/>
      <w:numFmt w:val="decimal"/>
      <w:lvlText w:val="%1."/>
      <w:lvlJc w:val="left"/>
      <w:pPr>
        <w:ind w:left="720" w:hanging="360"/>
      </w:pPr>
    </w:lvl>
    <w:lvl w:ilvl="1" w:tplc="6DA83932">
      <w:start w:val="1"/>
      <w:numFmt w:val="lowerLetter"/>
      <w:lvlText w:val="%2."/>
      <w:lvlJc w:val="left"/>
      <w:pPr>
        <w:ind w:left="1440" w:hanging="360"/>
      </w:pPr>
    </w:lvl>
    <w:lvl w:ilvl="2" w:tplc="A1A24404">
      <w:start w:val="1"/>
      <w:numFmt w:val="lowerRoman"/>
      <w:lvlText w:val="%3."/>
      <w:lvlJc w:val="right"/>
      <w:pPr>
        <w:ind w:left="2160" w:hanging="180"/>
      </w:pPr>
    </w:lvl>
    <w:lvl w:ilvl="3" w:tplc="AB1A8A24">
      <w:start w:val="1"/>
      <w:numFmt w:val="decimal"/>
      <w:lvlText w:val="%4."/>
      <w:lvlJc w:val="left"/>
      <w:pPr>
        <w:ind w:left="2880" w:hanging="360"/>
      </w:pPr>
    </w:lvl>
    <w:lvl w:ilvl="4" w:tplc="19EE2286">
      <w:start w:val="1"/>
      <w:numFmt w:val="lowerLetter"/>
      <w:lvlText w:val="%5."/>
      <w:lvlJc w:val="left"/>
      <w:pPr>
        <w:ind w:left="3600" w:hanging="360"/>
      </w:pPr>
    </w:lvl>
    <w:lvl w:ilvl="5" w:tplc="DB3E855A">
      <w:start w:val="1"/>
      <w:numFmt w:val="lowerRoman"/>
      <w:lvlText w:val="%6."/>
      <w:lvlJc w:val="right"/>
      <w:pPr>
        <w:ind w:left="4320" w:hanging="180"/>
      </w:pPr>
    </w:lvl>
    <w:lvl w:ilvl="6" w:tplc="4AD8C2A0">
      <w:start w:val="1"/>
      <w:numFmt w:val="decimal"/>
      <w:lvlText w:val="%7."/>
      <w:lvlJc w:val="left"/>
      <w:pPr>
        <w:ind w:left="5040" w:hanging="360"/>
      </w:pPr>
    </w:lvl>
    <w:lvl w:ilvl="7" w:tplc="06540268">
      <w:start w:val="1"/>
      <w:numFmt w:val="lowerLetter"/>
      <w:lvlText w:val="%8."/>
      <w:lvlJc w:val="left"/>
      <w:pPr>
        <w:ind w:left="5760" w:hanging="360"/>
      </w:pPr>
    </w:lvl>
    <w:lvl w:ilvl="8" w:tplc="CD22195C">
      <w:start w:val="1"/>
      <w:numFmt w:val="lowerRoman"/>
      <w:lvlText w:val="%9."/>
      <w:lvlJc w:val="right"/>
      <w:pPr>
        <w:ind w:left="6480" w:hanging="180"/>
      </w:pPr>
    </w:lvl>
  </w:abstractNum>
  <w:abstractNum w:abstractNumId="22" w15:restartNumberingAfterBreak="0">
    <w:nsid w:val="509435AE"/>
    <w:multiLevelType w:val="hybridMultilevel"/>
    <w:tmpl w:val="4838218A"/>
    <w:lvl w:ilvl="0" w:tplc="2398F212">
      <w:start w:val="1"/>
      <w:numFmt w:val="bullet"/>
      <w:lvlText w:val=""/>
      <w:lvlJc w:val="left"/>
      <w:pPr>
        <w:ind w:left="720" w:hanging="360"/>
      </w:pPr>
      <w:rPr>
        <w:rFonts w:ascii="Symbol" w:hAnsi="Symbol" w:hint="default"/>
      </w:rPr>
    </w:lvl>
    <w:lvl w:ilvl="1" w:tplc="58785698">
      <w:start w:val="1"/>
      <w:numFmt w:val="bullet"/>
      <w:lvlText w:val="o"/>
      <w:lvlJc w:val="left"/>
      <w:pPr>
        <w:ind w:left="1440" w:hanging="360"/>
      </w:pPr>
      <w:rPr>
        <w:rFonts w:ascii="Courier New" w:hAnsi="Courier New" w:hint="default"/>
      </w:rPr>
    </w:lvl>
    <w:lvl w:ilvl="2" w:tplc="95B0199C">
      <w:start w:val="1"/>
      <w:numFmt w:val="bullet"/>
      <w:lvlText w:val=""/>
      <w:lvlJc w:val="left"/>
      <w:pPr>
        <w:ind w:left="2160" w:hanging="360"/>
      </w:pPr>
      <w:rPr>
        <w:rFonts w:ascii="Wingdings" w:hAnsi="Wingdings" w:hint="default"/>
      </w:rPr>
    </w:lvl>
    <w:lvl w:ilvl="3" w:tplc="CCF467BA">
      <w:start w:val="1"/>
      <w:numFmt w:val="bullet"/>
      <w:lvlText w:val=""/>
      <w:lvlJc w:val="left"/>
      <w:pPr>
        <w:ind w:left="2880" w:hanging="360"/>
      </w:pPr>
      <w:rPr>
        <w:rFonts w:ascii="Symbol" w:hAnsi="Symbol" w:hint="default"/>
      </w:rPr>
    </w:lvl>
    <w:lvl w:ilvl="4" w:tplc="B5ECA348">
      <w:start w:val="1"/>
      <w:numFmt w:val="bullet"/>
      <w:lvlText w:val="o"/>
      <w:lvlJc w:val="left"/>
      <w:pPr>
        <w:ind w:left="3600" w:hanging="360"/>
      </w:pPr>
      <w:rPr>
        <w:rFonts w:ascii="Courier New" w:hAnsi="Courier New" w:hint="default"/>
      </w:rPr>
    </w:lvl>
    <w:lvl w:ilvl="5" w:tplc="B128ED28">
      <w:start w:val="1"/>
      <w:numFmt w:val="bullet"/>
      <w:lvlText w:val=""/>
      <w:lvlJc w:val="left"/>
      <w:pPr>
        <w:ind w:left="4320" w:hanging="360"/>
      </w:pPr>
      <w:rPr>
        <w:rFonts w:ascii="Wingdings" w:hAnsi="Wingdings" w:hint="default"/>
      </w:rPr>
    </w:lvl>
    <w:lvl w:ilvl="6" w:tplc="B6463BCE">
      <w:start w:val="1"/>
      <w:numFmt w:val="bullet"/>
      <w:lvlText w:val=""/>
      <w:lvlJc w:val="left"/>
      <w:pPr>
        <w:ind w:left="5040" w:hanging="360"/>
      </w:pPr>
      <w:rPr>
        <w:rFonts w:ascii="Symbol" w:hAnsi="Symbol" w:hint="default"/>
      </w:rPr>
    </w:lvl>
    <w:lvl w:ilvl="7" w:tplc="C668FF2C">
      <w:start w:val="1"/>
      <w:numFmt w:val="bullet"/>
      <w:lvlText w:val="o"/>
      <w:lvlJc w:val="left"/>
      <w:pPr>
        <w:ind w:left="5760" w:hanging="360"/>
      </w:pPr>
      <w:rPr>
        <w:rFonts w:ascii="Courier New" w:hAnsi="Courier New" w:hint="default"/>
      </w:rPr>
    </w:lvl>
    <w:lvl w:ilvl="8" w:tplc="DD5241C2">
      <w:start w:val="1"/>
      <w:numFmt w:val="bullet"/>
      <w:lvlText w:val=""/>
      <w:lvlJc w:val="left"/>
      <w:pPr>
        <w:ind w:left="6480" w:hanging="360"/>
      </w:pPr>
      <w:rPr>
        <w:rFonts w:ascii="Wingdings" w:hAnsi="Wingdings" w:hint="default"/>
      </w:rPr>
    </w:lvl>
  </w:abstractNum>
  <w:abstractNum w:abstractNumId="23" w15:restartNumberingAfterBreak="0">
    <w:nsid w:val="50FF80DA"/>
    <w:multiLevelType w:val="hybridMultilevel"/>
    <w:tmpl w:val="72FA7A80"/>
    <w:lvl w:ilvl="0" w:tplc="06F09FE4">
      <w:start w:val="1"/>
      <w:numFmt w:val="bullet"/>
      <w:lvlText w:val=""/>
      <w:lvlJc w:val="left"/>
      <w:pPr>
        <w:ind w:left="720" w:hanging="360"/>
      </w:pPr>
      <w:rPr>
        <w:rFonts w:ascii="Symbol" w:hAnsi="Symbol" w:hint="default"/>
      </w:rPr>
    </w:lvl>
    <w:lvl w:ilvl="1" w:tplc="9014B2A2">
      <w:start w:val="1"/>
      <w:numFmt w:val="bullet"/>
      <w:lvlText w:val="o"/>
      <w:lvlJc w:val="left"/>
      <w:pPr>
        <w:ind w:left="1440" w:hanging="360"/>
      </w:pPr>
      <w:rPr>
        <w:rFonts w:ascii="Courier New" w:hAnsi="Courier New" w:hint="default"/>
      </w:rPr>
    </w:lvl>
    <w:lvl w:ilvl="2" w:tplc="7E82DEFE">
      <w:start w:val="1"/>
      <w:numFmt w:val="bullet"/>
      <w:lvlText w:val=""/>
      <w:lvlJc w:val="left"/>
      <w:pPr>
        <w:ind w:left="2160" w:hanging="360"/>
      </w:pPr>
      <w:rPr>
        <w:rFonts w:ascii="Wingdings" w:hAnsi="Wingdings" w:hint="default"/>
      </w:rPr>
    </w:lvl>
    <w:lvl w:ilvl="3" w:tplc="50345E7E">
      <w:start w:val="1"/>
      <w:numFmt w:val="bullet"/>
      <w:lvlText w:val=""/>
      <w:lvlJc w:val="left"/>
      <w:pPr>
        <w:ind w:left="2880" w:hanging="360"/>
      </w:pPr>
      <w:rPr>
        <w:rFonts w:ascii="Symbol" w:hAnsi="Symbol" w:hint="default"/>
      </w:rPr>
    </w:lvl>
    <w:lvl w:ilvl="4" w:tplc="926009A8">
      <w:start w:val="1"/>
      <w:numFmt w:val="bullet"/>
      <w:lvlText w:val="o"/>
      <w:lvlJc w:val="left"/>
      <w:pPr>
        <w:ind w:left="3600" w:hanging="360"/>
      </w:pPr>
      <w:rPr>
        <w:rFonts w:ascii="Courier New" w:hAnsi="Courier New" w:hint="default"/>
      </w:rPr>
    </w:lvl>
    <w:lvl w:ilvl="5" w:tplc="ACF0F5DE">
      <w:start w:val="1"/>
      <w:numFmt w:val="bullet"/>
      <w:lvlText w:val=""/>
      <w:lvlJc w:val="left"/>
      <w:pPr>
        <w:ind w:left="4320" w:hanging="360"/>
      </w:pPr>
      <w:rPr>
        <w:rFonts w:ascii="Wingdings" w:hAnsi="Wingdings" w:hint="default"/>
      </w:rPr>
    </w:lvl>
    <w:lvl w:ilvl="6" w:tplc="DDCA20A4">
      <w:start w:val="1"/>
      <w:numFmt w:val="bullet"/>
      <w:lvlText w:val=""/>
      <w:lvlJc w:val="left"/>
      <w:pPr>
        <w:ind w:left="5040" w:hanging="360"/>
      </w:pPr>
      <w:rPr>
        <w:rFonts w:ascii="Symbol" w:hAnsi="Symbol" w:hint="default"/>
      </w:rPr>
    </w:lvl>
    <w:lvl w:ilvl="7" w:tplc="9B8CD838">
      <w:start w:val="1"/>
      <w:numFmt w:val="bullet"/>
      <w:lvlText w:val="o"/>
      <w:lvlJc w:val="left"/>
      <w:pPr>
        <w:ind w:left="5760" w:hanging="360"/>
      </w:pPr>
      <w:rPr>
        <w:rFonts w:ascii="Courier New" w:hAnsi="Courier New" w:hint="default"/>
      </w:rPr>
    </w:lvl>
    <w:lvl w:ilvl="8" w:tplc="8D22CD2A">
      <w:start w:val="1"/>
      <w:numFmt w:val="bullet"/>
      <w:lvlText w:val=""/>
      <w:lvlJc w:val="left"/>
      <w:pPr>
        <w:ind w:left="6480" w:hanging="360"/>
      </w:pPr>
      <w:rPr>
        <w:rFonts w:ascii="Wingdings" w:hAnsi="Wingdings" w:hint="default"/>
      </w:rPr>
    </w:lvl>
  </w:abstractNum>
  <w:abstractNum w:abstractNumId="24" w15:restartNumberingAfterBreak="0">
    <w:nsid w:val="63005490"/>
    <w:multiLevelType w:val="hybridMultilevel"/>
    <w:tmpl w:val="2B2CA0E6"/>
    <w:lvl w:ilvl="0" w:tplc="1DF0CD28">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7793938"/>
    <w:multiLevelType w:val="hybridMultilevel"/>
    <w:tmpl w:val="CF5CB8BE"/>
    <w:lvl w:ilvl="0" w:tplc="F490DBD6">
      <w:start w:val="6"/>
      <w:numFmt w:val="decimal"/>
      <w:lvlText w:val="%1."/>
      <w:lvlJc w:val="left"/>
      <w:pPr>
        <w:ind w:left="720" w:hanging="360"/>
      </w:pPr>
    </w:lvl>
    <w:lvl w:ilvl="1" w:tplc="42EE0232">
      <w:start w:val="1"/>
      <w:numFmt w:val="lowerLetter"/>
      <w:lvlText w:val="%2."/>
      <w:lvlJc w:val="left"/>
      <w:pPr>
        <w:ind w:left="1440" w:hanging="360"/>
      </w:pPr>
    </w:lvl>
    <w:lvl w:ilvl="2" w:tplc="74204C9A">
      <w:start w:val="1"/>
      <w:numFmt w:val="lowerRoman"/>
      <w:lvlText w:val="%3."/>
      <w:lvlJc w:val="right"/>
      <w:pPr>
        <w:ind w:left="2160" w:hanging="180"/>
      </w:pPr>
    </w:lvl>
    <w:lvl w:ilvl="3" w:tplc="288CD47E">
      <w:start w:val="1"/>
      <w:numFmt w:val="decimal"/>
      <w:lvlText w:val="%4."/>
      <w:lvlJc w:val="left"/>
      <w:pPr>
        <w:ind w:left="2880" w:hanging="360"/>
      </w:pPr>
    </w:lvl>
    <w:lvl w:ilvl="4" w:tplc="946A459C">
      <w:start w:val="1"/>
      <w:numFmt w:val="lowerLetter"/>
      <w:lvlText w:val="%5."/>
      <w:lvlJc w:val="left"/>
      <w:pPr>
        <w:ind w:left="3600" w:hanging="360"/>
      </w:pPr>
    </w:lvl>
    <w:lvl w:ilvl="5" w:tplc="EA706934">
      <w:start w:val="1"/>
      <w:numFmt w:val="lowerRoman"/>
      <w:lvlText w:val="%6."/>
      <w:lvlJc w:val="right"/>
      <w:pPr>
        <w:ind w:left="4320" w:hanging="180"/>
      </w:pPr>
    </w:lvl>
    <w:lvl w:ilvl="6" w:tplc="7A10479C">
      <w:start w:val="1"/>
      <w:numFmt w:val="decimal"/>
      <w:lvlText w:val="%7."/>
      <w:lvlJc w:val="left"/>
      <w:pPr>
        <w:ind w:left="5040" w:hanging="360"/>
      </w:pPr>
    </w:lvl>
    <w:lvl w:ilvl="7" w:tplc="945C3294">
      <w:start w:val="1"/>
      <w:numFmt w:val="lowerLetter"/>
      <w:lvlText w:val="%8."/>
      <w:lvlJc w:val="left"/>
      <w:pPr>
        <w:ind w:left="5760" w:hanging="360"/>
      </w:pPr>
    </w:lvl>
    <w:lvl w:ilvl="8" w:tplc="B7AA9FC8">
      <w:start w:val="1"/>
      <w:numFmt w:val="lowerRoman"/>
      <w:lvlText w:val="%9."/>
      <w:lvlJc w:val="right"/>
      <w:pPr>
        <w:ind w:left="6480" w:hanging="180"/>
      </w:pPr>
    </w:lvl>
  </w:abstractNum>
  <w:abstractNum w:abstractNumId="27" w15:restartNumberingAfterBreak="0">
    <w:nsid w:val="68454BC6"/>
    <w:multiLevelType w:val="hybridMultilevel"/>
    <w:tmpl w:val="C4C6935A"/>
    <w:lvl w:ilvl="0" w:tplc="633C7924">
      <w:start w:val="1"/>
      <w:numFmt w:val="decimal"/>
      <w:lvlText w:val="%1."/>
      <w:lvlJc w:val="left"/>
      <w:pPr>
        <w:ind w:left="720" w:hanging="360"/>
      </w:pPr>
    </w:lvl>
    <w:lvl w:ilvl="1" w:tplc="D30C30E6">
      <w:start w:val="1"/>
      <w:numFmt w:val="lowerLetter"/>
      <w:lvlText w:val="%2."/>
      <w:lvlJc w:val="left"/>
      <w:pPr>
        <w:ind w:left="1440" w:hanging="360"/>
      </w:pPr>
    </w:lvl>
    <w:lvl w:ilvl="2" w:tplc="627C886A">
      <w:start w:val="1"/>
      <w:numFmt w:val="lowerRoman"/>
      <w:lvlText w:val="%3."/>
      <w:lvlJc w:val="right"/>
      <w:pPr>
        <w:ind w:left="2160" w:hanging="180"/>
      </w:pPr>
    </w:lvl>
    <w:lvl w:ilvl="3" w:tplc="B472138A">
      <w:start w:val="1"/>
      <w:numFmt w:val="decimal"/>
      <w:lvlText w:val="%4."/>
      <w:lvlJc w:val="left"/>
      <w:pPr>
        <w:ind w:left="2880" w:hanging="360"/>
      </w:pPr>
    </w:lvl>
    <w:lvl w:ilvl="4" w:tplc="18A01E38">
      <w:start w:val="1"/>
      <w:numFmt w:val="lowerLetter"/>
      <w:lvlText w:val="%5."/>
      <w:lvlJc w:val="left"/>
      <w:pPr>
        <w:ind w:left="3600" w:hanging="360"/>
      </w:pPr>
    </w:lvl>
    <w:lvl w:ilvl="5" w:tplc="D20A4698">
      <w:start w:val="1"/>
      <w:numFmt w:val="lowerRoman"/>
      <w:lvlText w:val="%6."/>
      <w:lvlJc w:val="right"/>
      <w:pPr>
        <w:ind w:left="4320" w:hanging="180"/>
      </w:pPr>
    </w:lvl>
    <w:lvl w:ilvl="6" w:tplc="AC6C5DAC">
      <w:start w:val="1"/>
      <w:numFmt w:val="decimal"/>
      <w:lvlText w:val="%7."/>
      <w:lvlJc w:val="left"/>
      <w:pPr>
        <w:ind w:left="5040" w:hanging="360"/>
      </w:pPr>
    </w:lvl>
    <w:lvl w:ilvl="7" w:tplc="1024A26E">
      <w:start w:val="1"/>
      <w:numFmt w:val="lowerLetter"/>
      <w:lvlText w:val="%8."/>
      <w:lvlJc w:val="left"/>
      <w:pPr>
        <w:ind w:left="5760" w:hanging="360"/>
      </w:pPr>
    </w:lvl>
    <w:lvl w:ilvl="8" w:tplc="CB16C3FA">
      <w:start w:val="1"/>
      <w:numFmt w:val="lowerRoman"/>
      <w:lvlText w:val="%9."/>
      <w:lvlJc w:val="right"/>
      <w:pPr>
        <w:ind w:left="6480" w:hanging="180"/>
      </w:pPr>
    </w:lvl>
  </w:abstractNum>
  <w:abstractNum w:abstractNumId="28" w15:restartNumberingAfterBreak="0">
    <w:nsid w:val="69D58CE0"/>
    <w:multiLevelType w:val="hybridMultilevel"/>
    <w:tmpl w:val="FA94926A"/>
    <w:lvl w:ilvl="0" w:tplc="855EE078">
      <w:start w:val="1"/>
      <w:numFmt w:val="decimal"/>
      <w:lvlText w:val="%1."/>
      <w:lvlJc w:val="left"/>
      <w:pPr>
        <w:ind w:left="720" w:hanging="360"/>
      </w:pPr>
    </w:lvl>
    <w:lvl w:ilvl="1" w:tplc="F4F4BA9E">
      <w:start w:val="1"/>
      <w:numFmt w:val="lowerLetter"/>
      <w:lvlText w:val="%2."/>
      <w:lvlJc w:val="left"/>
      <w:pPr>
        <w:ind w:left="1440" w:hanging="360"/>
      </w:pPr>
    </w:lvl>
    <w:lvl w:ilvl="2" w:tplc="D8E69CA2">
      <w:start w:val="1"/>
      <w:numFmt w:val="lowerRoman"/>
      <w:lvlText w:val="%3."/>
      <w:lvlJc w:val="right"/>
      <w:pPr>
        <w:ind w:left="2160" w:hanging="180"/>
      </w:pPr>
    </w:lvl>
    <w:lvl w:ilvl="3" w:tplc="905C9AA0">
      <w:start w:val="1"/>
      <w:numFmt w:val="decimal"/>
      <w:lvlText w:val="%4."/>
      <w:lvlJc w:val="left"/>
      <w:pPr>
        <w:ind w:left="2880" w:hanging="360"/>
      </w:pPr>
    </w:lvl>
    <w:lvl w:ilvl="4" w:tplc="540A8FFA">
      <w:start w:val="1"/>
      <w:numFmt w:val="lowerLetter"/>
      <w:lvlText w:val="%5."/>
      <w:lvlJc w:val="left"/>
      <w:pPr>
        <w:ind w:left="3600" w:hanging="360"/>
      </w:pPr>
    </w:lvl>
    <w:lvl w:ilvl="5" w:tplc="11343B96">
      <w:start w:val="1"/>
      <w:numFmt w:val="lowerRoman"/>
      <w:lvlText w:val="%6."/>
      <w:lvlJc w:val="right"/>
      <w:pPr>
        <w:ind w:left="4320" w:hanging="180"/>
      </w:pPr>
    </w:lvl>
    <w:lvl w:ilvl="6" w:tplc="62B662A2">
      <w:start w:val="1"/>
      <w:numFmt w:val="decimal"/>
      <w:lvlText w:val="%7."/>
      <w:lvlJc w:val="left"/>
      <w:pPr>
        <w:ind w:left="5040" w:hanging="360"/>
      </w:pPr>
    </w:lvl>
    <w:lvl w:ilvl="7" w:tplc="6CBA7F8E">
      <w:start w:val="1"/>
      <w:numFmt w:val="lowerLetter"/>
      <w:lvlText w:val="%8."/>
      <w:lvlJc w:val="left"/>
      <w:pPr>
        <w:ind w:left="5760" w:hanging="360"/>
      </w:pPr>
    </w:lvl>
    <w:lvl w:ilvl="8" w:tplc="E40C1F80">
      <w:start w:val="1"/>
      <w:numFmt w:val="lowerRoman"/>
      <w:lvlText w:val="%9."/>
      <w:lvlJc w:val="right"/>
      <w:pPr>
        <w:ind w:left="6480" w:hanging="180"/>
      </w:pPr>
    </w:lvl>
  </w:abstractNum>
  <w:abstractNum w:abstractNumId="29" w15:restartNumberingAfterBreak="0">
    <w:nsid w:val="6FF319F7"/>
    <w:multiLevelType w:val="hybridMultilevel"/>
    <w:tmpl w:val="BAD8A0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2880A7B"/>
    <w:multiLevelType w:val="multilevel"/>
    <w:tmpl w:val="EF486364"/>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31" w15:restartNumberingAfterBreak="0">
    <w:nsid w:val="72FB574A"/>
    <w:multiLevelType w:val="hybridMultilevel"/>
    <w:tmpl w:val="6DE690CC"/>
    <w:lvl w:ilvl="0" w:tplc="44E8C462">
      <w:start w:val="1"/>
      <w:numFmt w:val="decimal"/>
      <w:lvlText w:val="%1."/>
      <w:lvlJc w:val="left"/>
      <w:pPr>
        <w:ind w:left="720" w:hanging="360"/>
      </w:pPr>
    </w:lvl>
    <w:lvl w:ilvl="1" w:tplc="75A8454A">
      <w:start w:val="1"/>
      <w:numFmt w:val="lowerLetter"/>
      <w:lvlText w:val="%2."/>
      <w:lvlJc w:val="left"/>
      <w:pPr>
        <w:ind w:left="1440" w:hanging="360"/>
      </w:pPr>
    </w:lvl>
    <w:lvl w:ilvl="2" w:tplc="94A27CD8">
      <w:start w:val="1"/>
      <w:numFmt w:val="lowerRoman"/>
      <w:lvlText w:val="%3."/>
      <w:lvlJc w:val="right"/>
      <w:pPr>
        <w:ind w:left="2160" w:hanging="180"/>
      </w:pPr>
    </w:lvl>
    <w:lvl w:ilvl="3" w:tplc="E7C8726C">
      <w:start w:val="1"/>
      <w:numFmt w:val="decimal"/>
      <w:lvlText w:val="%4."/>
      <w:lvlJc w:val="left"/>
      <w:pPr>
        <w:ind w:left="2880" w:hanging="360"/>
      </w:pPr>
    </w:lvl>
    <w:lvl w:ilvl="4" w:tplc="15FCED52">
      <w:start w:val="1"/>
      <w:numFmt w:val="lowerLetter"/>
      <w:lvlText w:val="%5."/>
      <w:lvlJc w:val="left"/>
      <w:pPr>
        <w:ind w:left="3600" w:hanging="360"/>
      </w:pPr>
    </w:lvl>
    <w:lvl w:ilvl="5" w:tplc="EB8AAE56">
      <w:start w:val="1"/>
      <w:numFmt w:val="lowerRoman"/>
      <w:lvlText w:val="%6."/>
      <w:lvlJc w:val="right"/>
      <w:pPr>
        <w:ind w:left="4320" w:hanging="180"/>
      </w:pPr>
    </w:lvl>
    <w:lvl w:ilvl="6" w:tplc="A784DF82">
      <w:start w:val="1"/>
      <w:numFmt w:val="decimal"/>
      <w:lvlText w:val="%7."/>
      <w:lvlJc w:val="left"/>
      <w:pPr>
        <w:ind w:left="5040" w:hanging="360"/>
      </w:pPr>
    </w:lvl>
    <w:lvl w:ilvl="7" w:tplc="053E7678">
      <w:start w:val="1"/>
      <w:numFmt w:val="lowerLetter"/>
      <w:lvlText w:val="%8."/>
      <w:lvlJc w:val="left"/>
      <w:pPr>
        <w:ind w:left="5760" w:hanging="360"/>
      </w:pPr>
    </w:lvl>
    <w:lvl w:ilvl="8" w:tplc="419EDC3C">
      <w:start w:val="1"/>
      <w:numFmt w:val="lowerRoman"/>
      <w:lvlText w:val="%9."/>
      <w:lvlJc w:val="right"/>
      <w:pPr>
        <w:ind w:left="6480" w:hanging="180"/>
      </w:pPr>
    </w:lvl>
  </w:abstractNum>
  <w:abstractNum w:abstractNumId="32" w15:restartNumberingAfterBreak="0">
    <w:nsid w:val="781F0954"/>
    <w:multiLevelType w:val="multilevel"/>
    <w:tmpl w:val="FA9CC0B0"/>
    <w:lvl w:ilvl="0">
      <w:start w:val="7"/>
      <w:numFmt w:val="bullet"/>
      <w:pStyle w:val="ATextoconvietas3"/>
      <w:lvlText w:val="-"/>
      <w:lvlJc w:val="left"/>
      <w:pPr>
        <w:tabs>
          <w:tab w:val="num" w:pos="1040"/>
        </w:tabs>
        <w:ind w:left="793" w:hanging="113"/>
      </w:pPr>
      <w:rPr>
        <w:rFonts w:ascii="Times New Roman" w:hAnsi="Times New Roman" w:cs="Times New Roman" w:hint="default"/>
      </w:rPr>
    </w:lvl>
    <w:lvl w:ilvl="1">
      <w:start w:val="7"/>
      <w:numFmt w:val="bullet"/>
      <w:lvlText w:val=""/>
      <w:lvlJc w:val="left"/>
      <w:pPr>
        <w:tabs>
          <w:tab w:val="num" w:pos="2401"/>
        </w:tabs>
        <w:ind w:left="2324" w:hanging="283"/>
      </w:pPr>
      <w:rPr>
        <w:rFonts w:ascii="Symbol" w:hAnsi="Symbol" w:hint="default"/>
      </w:rPr>
    </w:lvl>
    <w:lvl w:ilvl="2">
      <w:start w:val="7"/>
      <w:numFmt w:val="bullet"/>
      <w:lvlText w:val=""/>
      <w:lvlJc w:val="left"/>
      <w:pPr>
        <w:tabs>
          <w:tab w:val="num" w:pos="1891"/>
        </w:tabs>
        <w:ind w:left="1871" w:hanging="340"/>
      </w:pPr>
      <w:rPr>
        <w:rFonts w:ascii="Symbol" w:hAnsi="Symbol" w:hint="default"/>
      </w:rPr>
    </w:lvl>
    <w:lvl w:ilvl="3" w:tentative="1">
      <w:start w:val="1"/>
      <w:numFmt w:val="bullet"/>
      <w:lvlText w:val=""/>
      <w:lvlJc w:val="left"/>
      <w:pPr>
        <w:tabs>
          <w:tab w:val="num" w:pos="2993"/>
        </w:tabs>
        <w:ind w:left="2993" w:hanging="360"/>
      </w:pPr>
      <w:rPr>
        <w:rFonts w:ascii="Symbol" w:hAnsi="Symbol" w:hint="default"/>
      </w:rPr>
    </w:lvl>
    <w:lvl w:ilvl="4" w:tentative="1">
      <w:start w:val="1"/>
      <w:numFmt w:val="bullet"/>
      <w:lvlText w:val="o"/>
      <w:lvlJc w:val="left"/>
      <w:pPr>
        <w:tabs>
          <w:tab w:val="num" w:pos="3713"/>
        </w:tabs>
        <w:ind w:left="3713" w:hanging="360"/>
      </w:pPr>
      <w:rPr>
        <w:rFonts w:ascii="Courier New" w:hAnsi="Courier New" w:hint="default"/>
      </w:rPr>
    </w:lvl>
    <w:lvl w:ilvl="5" w:tentative="1">
      <w:start w:val="1"/>
      <w:numFmt w:val="bullet"/>
      <w:lvlText w:val=""/>
      <w:lvlJc w:val="left"/>
      <w:pPr>
        <w:tabs>
          <w:tab w:val="num" w:pos="4433"/>
        </w:tabs>
        <w:ind w:left="4433" w:hanging="360"/>
      </w:pPr>
      <w:rPr>
        <w:rFonts w:ascii="Wingdings" w:hAnsi="Wingdings" w:hint="default"/>
      </w:rPr>
    </w:lvl>
    <w:lvl w:ilvl="6" w:tentative="1">
      <w:start w:val="1"/>
      <w:numFmt w:val="bullet"/>
      <w:lvlText w:val=""/>
      <w:lvlJc w:val="left"/>
      <w:pPr>
        <w:tabs>
          <w:tab w:val="num" w:pos="5153"/>
        </w:tabs>
        <w:ind w:left="5153" w:hanging="360"/>
      </w:pPr>
      <w:rPr>
        <w:rFonts w:ascii="Symbol" w:hAnsi="Symbol" w:hint="default"/>
      </w:rPr>
    </w:lvl>
    <w:lvl w:ilvl="7" w:tentative="1">
      <w:start w:val="1"/>
      <w:numFmt w:val="bullet"/>
      <w:lvlText w:val="o"/>
      <w:lvlJc w:val="left"/>
      <w:pPr>
        <w:tabs>
          <w:tab w:val="num" w:pos="5873"/>
        </w:tabs>
        <w:ind w:left="5873" w:hanging="360"/>
      </w:pPr>
      <w:rPr>
        <w:rFonts w:ascii="Courier New" w:hAnsi="Courier New" w:hint="default"/>
      </w:rPr>
    </w:lvl>
    <w:lvl w:ilvl="8" w:tentative="1">
      <w:start w:val="1"/>
      <w:numFmt w:val="bullet"/>
      <w:lvlText w:val=""/>
      <w:lvlJc w:val="left"/>
      <w:pPr>
        <w:tabs>
          <w:tab w:val="num" w:pos="6593"/>
        </w:tabs>
        <w:ind w:left="6593" w:hanging="360"/>
      </w:pPr>
      <w:rPr>
        <w:rFonts w:ascii="Wingdings" w:hAnsi="Wingdings" w:hint="default"/>
      </w:rPr>
    </w:lvl>
  </w:abstractNum>
  <w:num w:numId="1" w16cid:durableId="1373503963">
    <w:abstractNumId w:val="8"/>
  </w:num>
  <w:num w:numId="2" w16cid:durableId="719984781">
    <w:abstractNumId w:val="3"/>
  </w:num>
  <w:num w:numId="3" w16cid:durableId="1495879456">
    <w:abstractNumId w:val="2"/>
  </w:num>
  <w:num w:numId="4" w16cid:durableId="1574192532">
    <w:abstractNumId w:val="1"/>
  </w:num>
  <w:num w:numId="5" w16cid:durableId="2124686989">
    <w:abstractNumId w:val="0"/>
  </w:num>
  <w:num w:numId="6" w16cid:durableId="1660305345">
    <w:abstractNumId w:val="9"/>
  </w:num>
  <w:num w:numId="7" w16cid:durableId="1832481288">
    <w:abstractNumId w:val="7"/>
  </w:num>
  <w:num w:numId="8" w16cid:durableId="1350717193">
    <w:abstractNumId w:val="6"/>
  </w:num>
  <w:num w:numId="9" w16cid:durableId="1232425266">
    <w:abstractNumId w:val="5"/>
  </w:num>
  <w:num w:numId="10" w16cid:durableId="1952784884">
    <w:abstractNumId w:val="4"/>
  </w:num>
  <w:num w:numId="11" w16cid:durableId="543638128">
    <w:abstractNumId w:val="32"/>
  </w:num>
  <w:num w:numId="12" w16cid:durableId="1363283276">
    <w:abstractNumId w:val="25"/>
  </w:num>
  <w:num w:numId="13" w16cid:durableId="2100714152">
    <w:abstractNumId w:val="30"/>
  </w:num>
  <w:num w:numId="14" w16cid:durableId="1784692445">
    <w:abstractNumId w:val="10"/>
  </w:num>
  <w:num w:numId="15" w16cid:durableId="1860311899">
    <w:abstractNumId w:val="30"/>
  </w:num>
  <w:num w:numId="16" w16cid:durableId="677078881">
    <w:abstractNumId w:val="30"/>
  </w:num>
  <w:num w:numId="17" w16cid:durableId="1433281460">
    <w:abstractNumId w:val="30"/>
  </w:num>
  <w:num w:numId="18" w16cid:durableId="803348126">
    <w:abstractNumId w:val="11"/>
  </w:num>
  <w:num w:numId="19" w16cid:durableId="19298440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6166201">
    <w:abstractNumId w:val="14"/>
  </w:num>
  <w:num w:numId="21" w16cid:durableId="814178370">
    <w:abstractNumId w:val="29"/>
  </w:num>
  <w:num w:numId="22" w16cid:durableId="264003829">
    <w:abstractNumId w:val="30"/>
  </w:num>
  <w:num w:numId="23" w16cid:durableId="1446776190">
    <w:abstractNumId w:val="30"/>
  </w:num>
  <w:num w:numId="24" w16cid:durableId="1012878740">
    <w:abstractNumId w:val="30"/>
  </w:num>
  <w:num w:numId="25" w16cid:durableId="606733985">
    <w:abstractNumId w:val="30"/>
  </w:num>
  <w:num w:numId="26" w16cid:durableId="512689530">
    <w:abstractNumId w:val="20"/>
  </w:num>
  <w:num w:numId="27" w16cid:durableId="1035159046">
    <w:abstractNumId w:val="24"/>
  </w:num>
  <w:num w:numId="28" w16cid:durableId="1991711026">
    <w:abstractNumId w:val="12"/>
  </w:num>
  <w:num w:numId="29" w16cid:durableId="1736076993">
    <w:abstractNumId w:val="17"/>
  </w:num>
  <w:num w:numId="30" w16cid:durableId="200941445">
    <w:abstractNumId w:val="23"/>
  </w:num>
  <w:num w:numId="31" w16cid:durableId="1742212791">
    <w:abstractNumId w:val="15"/>
  </w:num>
  <w:num w:numId="32" w16cid:durableId="955211297">
    <w:abstractNumId w:val="16"/>
  </w:num>
  <w:num w:numId="33" w16cid:durableId="890113032">
    <w:abstractNumId w:val="22"/>
  </w:num>
  <w:num w:numId="34" w16cid:durableId="1462191937">
    <w:abstractNumId w:val="18"/>
  </w:num>
  <w:num w:numId="35" w16cid:durableId="2109615582">
    <w:abstractNumId w:val="26"/>
  </w:num>
  <w:num w:numId="36" w16cid:durableId="252781556">
    <w:abstractNumId w:val="13"/>
  </w:num>
  <w:num w:numId="37" w16cid:durableId="316230989">
    <w:abstractNumId w:val="28"/>
  </w:num>
  <w:num w:numId="38" w16cid:durableId="755976148">
    <w:abstractNumId w:val="27"/>
  </w:num>
  <w:num w:numId="39" w16cid:durableId="288052772">
    <w:abstractNumId w:val="31"/>
  </w:num>
  <w:num w:numId="40" w16cid:durableId="1121610630">
    <w:abstractNumId w:val="19"/>
  </w:num>
  <w:num w:numId="41" w16cid:durableId="20205431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D6B"/>
    <w:rsid w:val="0000076B"/>
    <w:rsid w:val="00001EA9"/>
    <w:rsid w:val="0000588A"/>
    <w:rsid w:val="00010CA3"/>
    <w:rsid w:val="000113B5"/>
    <w:rsid w:val="00011F8E"/>
    <w:rsid w:val="0001350E"/>
    <w:rsid w:val="00014E82"/>
    <w:rsid w:val="0001585F"/>
    <w:rsid w:val="00016553"/>
    <w:rsid w:val="000167B5"/>
    <w:rsid w:val="00016855"/>
    <w:rsid w:val="0002178B"/>
    <w:rsid w:val="00023D71"/>
    <w:rsid w:val="00026747"/>
    <w:rsid w:val="00026924"/>
    <w:rsid w:val="0003014C"/>
    <w:rsid w:val="000343DD"/>
    <w:rsid w:val="00034953"/>
    <w:rsid w:val="0003633C"/>
    <w:rsid w:val="000460A9"/>
    <w:rsid w:val="00047F8A"/>
    <w:rsid w:val="00050005"/>
    <w:rsid w:val="000514E2"/>
    <w:rsid w:val="000522D7"/>
    <w:rsid w:val="00052556"/>
    <w:rsid w:val="000547AA"/>
    <w:rsid w:val="00056891"/>
    <w:rsid w:val="00062498"/>
    <w:rsid w:val="000659C7"/>
    <w:rsid w:val="00066037"/>
    <w:rsid w:val="00070314"/>
    <w:rsid w:val="0007048D"/>
    <w:rsid w:val="00071879"/>
    <w:rsid w:val="000726B8"/>
    <w:rsid w:val="00074BFD"/>
    <w:rsid w:val="0007554D"/>
    <w:rsid w:val="0007687B"/>
    <w:rsid w:val="00077248"/>
    <w:rsid w:val="00081425"/>
    <w:rsid w:val="00084A4A"/>
    <w:rsid w:val="00085475"/>
    <w:rsid w:val="00087B6C"/>
    <w:rsid w:val="00090230"/>
    <w:rsid w:val="00090577"/>
    <w:rsid w:val="000909F0"/>
    <w:rsid w:val="00090D68"/>
    <w:rsid w:val="00091677"/>
    <w:rsid w:val="00092C7E"/>
    <w:rsid w:val="00093F45"/>
    <w:rsid w:val="00094795"/>
    <w:rsid w:val="000948B0"/>
    <w:rsid w:val="00094B70"/>
    <w:rsid w:val="0009648E"/>
    <w:rsid w:val="00097AA9"/>
    <w:rsid w:val="000A0602"/>
    <w:rsid w:val="000A0E6C"/>
    <w:rsid w:val="000A1D36"/>
    <w:rsid w:val="000A2F5C"/>
    <w:rsid w:val="000A7869"/>
    <w:rsid w:val="000B01F3"/>
    <w:rsid w:val="000B0E47"/>
    <w:rsid w:val="000B2C81"/>
    <w:rsid w:val="000B4212"/>
    <w:rsid w:val="000B5098"/>
    <w:rsid w:val="000B6F78"/>
    <w:rsid w:val="000C2720"/>
    <w:rsid w:val="000C2A40"/>
    <w:rsid w:val="000C2F67"/>
    <w:rsid w:val="000C3C82"/>
    <w:rsid w:val="000C3FBB"/>
    <w:rsid w:val="000C40C6"/>
    <w:rsid w:val="000C5FB9"/>
    <w:rsid w:val="000C73AA"/>
    <w:rsid w:val="000C7C03"/>
    <w:rsid w:val="000D0429"/>
    <w:rsid w:val="000D07A8"/>
    <w:rsid w:val="000D1FE4"/>
    <w:rsid w:val="000D26AB"/>
    <w:rsid w:val="000D276C"/>
    <w:rsid w:val="000D3B24"/>
    <w:rsid w:val="000D3C72"/>
    <w:rsid w:val="000D55A2"/>
    <w:rsid w:val="000D5A35"/>
    <w:rsid w:val="000D5C9B"/>
    <w:rsid w:val="000D6E50"/>
    <w:rsid w:val="000D721E"/>
    <w:rsid w:val="000E0043"/>
    <w:rsid w:val="000E2829"/>
    <w:rsid w:val="000E5AD0"/>
    <w:rsid w:val="000E5FE8"/>
    <w:rsid w:val="000F0975"/>
    <w:rsid w:val="000F6752"/>
    <w:rsid w:val="00102647"/>
    <w:rsid w:val="001037F9"/>
    <w:rsid w:val="00105C75"/>
    <w:rsid w:val="0010641F"/>
    <w:rsid w:val="00106A81"/>
    <w:rsid w:val="00106ACC"/>
    <w:rsid w:val="00113307"/>
    <w:rsid w:val="00114038"/>
    <w:rsid w:val="0011467E"/>
    <w:rsid w:val="00115882"/>
    <w:rsid w:val="00116F1E"/>
    <w:rsid w:val="00121662"/>
    <w:rsid w:val="00122DF6"/>
    <w:rsid w:val="00122F15"/>
    <w:rsid w:val="00126DE6"/>
    <w:rsid w:val="0012748E"/>
    <w:rsid w:val="00127B28"/>
    <w:rsid w:val="001331A7"/>
    <w:rsid w:val="0013396F"/>
    <w:rsid w:val="00133A3F"/>
    <w:rsid w:val="00135E7D"/>
    <w:rsid w:val="00142980"/>
    <w:rsid w:val="00142E9C"/>
    <w:rsid w:val="001436DE"/>
    <w:rsid w:val="001460FE"/>
    <w:rsid w:val="00146A93"/>
    <w:rsid w:val="00147489"/>
    <w:rsid w:val="00147857"/>
    <w:rsid w:val="00147B14"/>
    <w:rsid w:val="001525C8"/>
    <w:rsid w:val="00155B80"/>
    <w:rsid w:val="00156562"/>
    <w:rsid w:val="00157A96"/>
    <w:rsid w:val="00157CD7"/>
    <w:rsid w:val="00161057"/>
    <w:rsid w:val="0016160B"/>
    <w:rsid w:val="00165808"/>
    <w:rsid w:val="00165C51"/>
    <w:rsid w:val="0017439D"/>
    <w:rsid w:val="00174B5C"/>
    <w:rsid w:val="001763A5"/>
    <w:rsid w:val="00177129"/>
    <w:rsid w:val="00177E5B"/>
    <w:rsid w:val="00180E9E"/>
    <w:rsid w:val="00182BDB"/>
    <w:rsid w:val="00183D9B"/>
    <w:rsid w:val="00187E37"/>
    <w:rsid w:val="00191B51"/>
    <w:rsid w:val="00193303"/>
    <w:rsid w:val="001938F4"/>
    <w:rsid w:val="00195A03"/>
    <w:rsid w:val="00195F17"/>
    <w:rsid w:val="00196903"/>
    <w:rsid w:val="0019702F"/>
    <w:rsid w:val="00197B15"/>
    <w:rsid w:val="001A03BB"/>
    <w:rsid w:val="001A0CEB"/>
    <w:rsid w:val="001A53F6"/>
    <w:rsid w:val="001A5CA6"/>
    <w:rsid w:val="001B0E8B"/>
    <w:rsid w:val="001B3354"/>
    <w:rsid w:val="001B4C6E"/>
    <w:rsid w:val="001B51A2"/>
    <w:rsid w:val="001B696F"/>
    <w:rsid w:val="001C4A68"/>
    <w:rsid w:val="001D130D"/>
    <w:rsid w:val="001D3863"/>
    <w:rsid w:val="001D482E"/>
    <w:rsid w:val="001D5B8A"/>
    <w:rsid w:val="001E0D1A"/>
    <w:rsid w:val="001E1898"/>
    <w:rsid w:val="001E33D4"/>
    <w:rsid w:val="001E3C3A"/>
    <w:rsid w:val="001E65D0"/>
    <w:rsid w:val="001E680C"/>
    <w:rsid w:val="001F06E7"/>
    <w:rsid w:val="001F1930"/>
    <w:rsid w:val="001F2F0D"/>
    <w:rsid w:val="001F33C4"/>
    <w:rsid w:val="001F49B7"/>
    <w:rsid w:val="001F5728"/>
    <w:rsid w:val="001F7ABF"/>
    <w:rsid w:val="00201003"/>
    <w:rsid w:val="00202CE6"/>
    <w:rsid w:val="002050EF"/>
    <w:rsid w:val="0020510A"/>
    <w:rsid w:val="002063E5"/>
    <w:rsid w:val="0020736B"/>
    <w:rsid w:val="00207FA0"/>
    <w:rsid w:val="002105BA"/>
    <w:rsid w:val="002118AC"/>
    <w:rsid w:val="00212F03"/>
    <w:rsid w:val="00213633"/>
    <w:rsid w:val="0021612F"/>
    <w:rsid w:val="00220586"/>
    <w:rsid w:val="00225C05"/>
    <w:rsid w:val="0022731B"/>
    <w:rsid w:val="002278F5"/>
    <w:rsid w:val="00230B8E"/>
    <w:rsid w:val="002310CB"/>
    <w:rsid w:val="00232D37"/>
    <w:rsid w:val="002357F5"/>
    <w:rsid w:val="00240359"/>
    <w:rsid w:val="0024208F"/>
    <w:rsid w:val="00242ACC"/>
    <w:rsid w:val="00246B15"/>
    <w:rsid w:val="002507A2"/>
    <w:rsid w:val="002537E6"/>
    <w:rsid w:val="00255CEC"/>
    <w:rsid w:val="0025724C"/>
    <w:rsid w:val="00257B73"/>
    <w:rsid w:val="002600ED"/>
    <w:rsid w:val="00260C1B"/>
    <w:rsid w:val="00262F97"/>
    <w:rsid w:val="002648B8"/>
    <w:rsid w:val="00266CB5"/>
    <w:rsid w:val="00267B35"/>
    <w:rsid w:val="00267DEC"/>
    <w:rsid w:val="0027335F"/>
    <w:rsid w:val="002773B2"/>
    <w:rsid w:val="00277C1E"/>
    <w:rsid w:val="00280361"/>
    <w:rsid w:val="00281C23"/>
    <w:rsid w:val="0028604F"/>
    <w:rsid w:val="002870B5"/>
    <w:rsid w:val="00291A97"/>
    <w:rsid w:val="00293313"/>
    <w:rsid w:val="00294298"/>
    <w:rsid w:val="00295794"/>
    <w:rsid w:val="002A079F"/>
    <w:rsid w:val="002A1603"/>
    <w:rsid w:val="002A17C5"/>
    <w:rsid w:val="002A6C6C"/>
    <w:rsid w:val="002B4BFC"/>
    <w:rsid w:val="002B537A"/>
    <w:rsid w:val="002B70C4"/>
    <w:rsid w:val="002B766C"/>
    <w:rsid w:val="002C2A4E"/>
    <w:rsid w:val="002C3094"/>
    <w:rsid w:val="002C42A1"/>
    <w:rsid w:val="002C4E4F"/>
    <w:rsid w:val="002C5E79"/>
    <w:rsid w:val="002D1239"/>
    <w:rsid w:val="002D2623"/>
    <w:rsid w:val="002D272F"/>
    <w:rsid w:val="002D394F"/>
    <w:rsid w:val="002D4039"/>
    <w:rsid w:val="002D63B7"/>
    <w:rsid w:val="002D6EAB"/>
    <w:rsid w:val="002D7FC2"/>
    <w:rsid w:val="002E0C96"/>
    <w:rsid w:val="002E1678"/>
    <w:rsid w:val="002E272E"/>
    <w:rsid w:val="002E2A10"/>
    <w:rsid w:val="002E52FC"/>
    <w:rsid w:val="002E5511"/>
    <w:rsid w:val="002F03A0"/>
    <w:rsid w:val="002F0CDB"/>
    <w:rsid w:val="002F1124"/>
    <w:rsid w:val="002F24BD"/>
    <w:rsid w:val="003011EB"/>
    <w:rsid w:val="00303540"/>
    <w:rsid w:val="003060A0"/>
    <w:rsid w:val="00306356"/>
    <w:rsid w:val="00307C48"/>
    <w:rsid w:val="00314083"/>
    <w:rsid w:val="003155D3"/>
    <w:rsid w:val="00316F41"/>
    <w:rsid w:val="0031786F"/>
    <w:rsid w:val="00321257"/>
    <w:rsid w:val="00321AF1"/>
    <w:rsid w:val="00322D3B"/>
    <w:rsid w:val="00322D71"/>
    <w:rsid w:val="00323717"/>
    <w:rsid w:val="00325B2F"/>
    <w:rsid w:val="00326EA2"/>
    <w:rsid w:val="003273CF"/>
    <w:rsid w:val="00327A28"/>
    <w:rsid w:val="00331B23"/>
    <w:rsid w:val="00332742"/>
    <w:rsid w:val="00332ED6"/>
    <w:rsid w:val="0033411B"/>
    <w:rsid w:val="00334330"/>
    <w:rsid w:val="003362ED"/>
    <w:rsid w:val="00337A7E"/>
    <w:rsid w:val="003404D4"/>
    <w:rsid w:val="00340F58"/>
    <w:rsid w:val="003412C7"/>
    <w:rsid w:val="00341F57"/>
    <w:rsid w:val="0034394D"/>
    <w:rsid w:val="003466E7"/>
    <w:rsid w:val="003469AD"/>
    <w:rsid w:val="00346BBE"/>
    <w:rsid w:val="00350580"/>
    <w:rsid w:val="0035104D"/>
    <w:rsid w:val="00352D89"/>
    <w:rsid w:val="0035475C"/>
    <w:rsid w:val="00354C69"/>
    <w:rsid w:val="00355826"/>
    <w:rsid w:val="0036112D"/>
    <w:rsid w:val="003616E0"/>
    <w:rsid w:val="00363CF7"/>
    <w:rsid w:val="00366770"/>
    <w:rsid w:val="003667AB"/>
    <w:rsid w:val="00373073"/>
    <w:rsid w:val="003730F8"/>
    <w:rsid w:val="003760E8"/>
    <w:rsid w:val="0037785B"/>
    <w:rsid w:val="00380C47"/>
    <w:rsid w:val="00382A04"/>
    <w:rsid w:val="0038436A"/>
    <w:rsid w:val="003850E6"/>
    <w:rsid w:val="00385ABD"/>
    <w:rsid w:val="00391C9B"/>
    <w:rsid w:val="003955F0"/>
    <w:rsid w:val="00395B8D"/>
    <w:rsid w:val="003978A2"/>
    <w:rsid w:val="003A207D"/>
    <w:rsid w:val="003A21B6"/>
    <w:rsid w:val="003A5B05"/>
    <w:rsid w:val="003A6428"/>
    <w:rsid w:val="003B03E9"/>
    <w:rsid w:val="003B0C14"/>
    <w:rsid w:val="003B2615"/>
    <w:rsid w:val="003B4CF0"/>
    <w:rsid w:val="003B6CB8"/>
    <w:rsid w:val="003C0A8E"/>
    <w:rsid w:val="003C1BFA"/>
    <w:rsid w:val="003C2454"/>
    <w:rsid w:val="003C47A6"/>
    <w:rsid w:val="003C5117"/>
    <w:rsid w:val="003C5B58"/>
    <w:rsid w:val="003C6AB7"/>
    <w:rsid w:val="003C7682"/>
    <w:rsid w:val="003C7A57"/>
    <w:rsid w:val="003D009D"/>
    <w:rsid w:val="003D22D1"/>
    <w:rsid w:val="003D496E"/>
    <w:rsid w:val="003D6107"/>
    <w:rsid w:val="003D67BC"/>
    <w:rsid w:val="003D6C9C"/>
    <w:rsid w:val="003D70B1"/>
    <w:rsid w:val="003E605D"/>
    <w:rsid w:val="003E67EC"/>
    <w:rsid w:val="003E750B"/>
    <w:rsid w:val="003E7BFF"/>
    <w:rsid w:val="003F0CE8"/>
    <w:rsid w:val="003F138E"/>
    <w:rsid w:val="003F29E0"/>
    <w:rsid w:val="003F3189"/>
    <w:rsid w:val="003F421F"/>
    <w:rsid w:val="003F4D79"/>
    <w:rsid w:val="003F4EA4"/>
    <w:rsid w:val="003F51B9"/>
    <w:rsid w:val="003F5372"/>
    <w:rsid w:val="003F7BDF"/>
    <w:rsid w:val="00400956"/>
    <w:rsid w:val="004031F1"/>
    <w:rsid w:val="00410ECA"/>
    <w:rsid w:val="004125EF"/>
    <w:rsid w:val="00412C9F"/>
    <w:rsid w:val="00413C71"/>
    <w:rsid w:val="00414FC0"/>
    <w:rsid w:val="00417F75"/>
    <w:rsid w:val="004218F6"/>
    <w:rsid w:val="00421F28"/>
    <w:rsid w:val="0042250D"/>
    <w:rsid w:val="00422CD9"/>
    <w:rsid w:val="0042386D"/>
    <w:rsid w:val="00425284"/>
    <w:rsid w:val="004274A4"/>
    <w:rsid w:val="00427D42"/>
    <w:rsid w:val="00427FE8"/>
    <w:rsid w:val="00435280"/>
    <w:rsid w:val="0043654D"/>
    <w:rsid w:val="0044112E"/>
    <w:rsid w:val="004454A5"/>
    <w:rsid w:val="0044571F"/>
    <w:rsid w:val="00445C60"/>
    <w:rsid w:val="004466F8"/>
    <w:rsid w:val="004469EC"/>
    <w:rsid w:val="004478D4"/>
    <w:rsid w:val="0045103D"/>
    <w:rsid w:val="004511B7"/>
    <w:rsid w:val="00452927"/>
    <w:rsid w:val="00452EC6"/>
    <w:rsid w:val="00453B80"/>
    <w:rsid w:val="0045641F"/>
    <w:rsid w:val="004571E7"/>
    <w:rsid w:val="00460104"/>
    <w:rsid w:val="004617A2"/>
    <w:rsid w:val="004649A6"/>
    <w:rsid w:val="00464E3A"/>
    <w:rsid w:val="0046584C"/>
    <w:rsid w:val="0047118B"/>
    <w:rsid w:val="00471D90"/>
    <w:rsid w:val="0047363E"/>
    <w:rsid w:val="00474F8A"/>
    <w:rsid w:val="00475197"/>
    <w:rsid w:val="00475752"/>
    <w:rsid w:val="00476624"/>
    <w:rsid w:val="0047662C"/>
    <w:rsid w:val="0048254A"/>
    <w:rsid w:val="004825BC"/>
    <w:rsid w:val="00483795"/>
    <w:rsid w:val="00483DDE"/>
    <w:rsid w:val="00486A04"/>
    <w:rsid w:val="00486D7C"/>
    <w:rsid w:val="00487D8D"/>
    <w:rsid w:val="00490314"/>
    <w:rsid w:val="0049109C"/>
    <w:rsid w:val="00491CF8"/>
    <w:rsid w:val="00492BB8"/>
    <w:rsid w:val="00493322"/>
    <w:rsid w:val="00494C59"/>
    <w:rsid w:val="00495DF5"/>
    <w:rsid w:val="00497DDA"/>
    <w:rsid w:val="004A0C68"/>
    <w:rsid w:val="004A0FCB"/>
    <w:rsid w:val="004A589D"/>
    <w:rsid w:val="004A6D9B"/>
    <w:rsid w:val="004A8F47"/>
    <w:rsid w:val="004B1EA7"/>
    <w:rsid w:val="004B26F1"/>
    <w:rsid w:val="004B3435"/>
    <w:rsid w:val="004B596E"/>
    <w:rsid w:val="004B5E91"/>
    <w:rsid w:val="004B5F51"/>
    <w:rsid w:val="004B71C1"/>
    <w:rsid w:val="004C1B9C"/>
    <w:rsid w:val="004C1CDF"/>
    <w:rsid w:val="004C2DDC"/>
    <w:rsid w:val="004C3A94"/>
    <w:rsid w:val="004C605E"/>
    <w:rsid w:val="004D093A"/>
    <w:rsid w:val="004D13D0"/>
    <w:rsid w:val="004D20F6"/>
    <w:rsid w:val="004D2ECC"/>
    <w:rsid w:val="004D578D"/>
    <w:rsid w:val="004D664A"/>
    <w:rsid w:val="004D6B58"/>
    <w:rsid w:val="004D738E"/>
    <w:rsid w:val="004E0B66"/>
    <w:rsid w:val="004E351D"/>
    <w:rsid w:val="004E5037"/>
    <w:rsid w:val="004E58CC"/>
    <w:rsid w:val="004E5A94"/>
    <w:rsid w:val="004E6715"/>
    <w:rsid w:val="004E7A99"/>
    <w:rsid w:val="004F14B2"/>
    <w:rsid w:val="004F34DF"/>
    <w:rsid w:val="004F6546"/>
    <w:rsid w:val="004F79D3"/>
    <w:rsid w:val="0050059D"/>
    <w:rsid w:val="00501749"/>
    <w:rsid w:val="00504773"/>
    <w:rsid w:val="005049AF"/>
    <w:rsid w:val="00506CE1"/>
    <w:rsid w:val="00511BB1"/>
    <w:rsid w:val="00512BDD"/>
    <w:rsid w:val="00513282"/>
    <w:rsid w:val="005140DD"/>
    <w:rsid w:val="0051451C"/>
    <w:rsid w:val="00514677"/>
    <w:rsid w:val="0052204E"/>
    <w:rsid w:val="0052277D"/>
    <w:rsid w:val="0052636B"/>
    <w:rsid w:val="005275E4"/>
    <w:rsid w:val="0052760D"/>
    <w:rsid w:val="00527A82"/>
    <w:rsid w:val="00531042"/>
    <w:rsid w:val="00536594"/>
    <w:rsid w:val="00536DCE"/>
    <w:rsid w:val="00536FC5"/>
    <w:rsid w:val="0054075A"/>
    <w:rsid w:val="00546635"/>
    <w:rsid w:val="0055157A"/>
    <w:rsid w:val="00551D5F"/>
    <w:rsid w:val="00553129"/>
    <w:rsid w:val="005543A1"/>
    <w:rsid w:val="00555118"/>
    <w:rsid w:val="00560A0D"/>
    <w:rsid w:val="0056129B"/>
    <w:rsid w:val="005627FA"/>
    <w:rsid w:val="00563CAF"/>
    <w:rsid w:val="00566D87"/>
    <w:rsid w:val="00572144"/>
    <w:rsid w:val="00572D6E"/>
    <w:rsid w:val="005740D2"/>
    <w:rsid w:val="0057579D"/>
    <w:rsid w:val="00576F08"/>
    <w:rsid w:val="00580989"/>
    <w:rsid w:val="00581F00"/>
    <w:rsid w:val="00582C4D"/>
    <w:rsid w:val="00582CDD"/>
    <w:rsid w:val="00583826"/>
    <w:rsid w:val="005850E2"/>
    <w:rsid w:val="00585496"/>
    <w:rsid w:val="00586F6D"/>
    <w:rsid w:val="00587A82"/>
    <w:rsid w:val="00590645"/>
    <w:rsid w:val="005921A6"/>
    <w:rsid w:val="00593ACB"/>
    <w:rsid w:val="00595DEC"/>
    <w:rsid w:val="00597D33"/>
    <w:rsid w:val="005A1505"/>
    <w:rsid w:val="005A1950"/>
    <w:rsid w:val="005A2F9E"/>
    <w:rsid w:val="005A40D3"/>
    <w:rsid w:val="005A58FF"/>
    <w:rsid w:val="005A598D"/>
    <w:rsid w:val="005A5DE7"/>
    <w:rsid w:val="005B0FEF"/>
    <w:rsid w:val="005B116B"/>
    <w:rsid w:val="005B1373"/>
    <w:rsid w:val="005B19CB"/>
    <w:rsid w:val="005B3DAC"/>
    <w:rsid w:val="005B5158"/>
    <w:rsid w:val="005B758F"/>
    <w:rsid w:val="005C097B"/>
    <w:rsid w:val="005C0B2F"/>
    <w:rsid w:val="005C2DAA"/>
    <w:rsid w:val="005C363B"/>
    <w:rsid w:val="005C4E7B"/>
    <w:rsid w:val="005D0EB5"/>
    <w:rsid w:val="005D30FD"/>
    <w:rsid w:val="005D5182"/>
    <w:rsid w:val="005D7BA3"/>
    <w:rsid w:val="005E0C9C"/>
    <w:rsid w:val="005E23FC"/>
    <w:rsid w:val="005E2CE3"/>
    <w:rsid w:val="005E4956"/>
    <w:rsid w:val="005E4F41"/>
    <w:rsid w:val="005E5422"/>
    <w:rsid w:val="005E7CAB"/>
    <w:rsid w:val="005E7FAD"/>
    <w:rsid w:val="005F1FC5"/>
    <w:rsid w:val="005F22D7"/>
    <w:rsid w:val="005F2D35"/>
    <w:rsid w:val="005F329F"/>
    <w:rsid w:val="005F35AE"/>
    <w:rsid w:val="005F365E"/>
    <w:rsid w:val="005F37C3"/>
    <w:rsid w:val="005F428B"/>
    <w:rsid w:val="005F4E68"/>
    <w:rsid w:val="005F6BCE"/>
    <w:rsid w:val="006003BE"/>
    <w:rsid w:val="006025F4"/>
    <w:rsid w:val="006033E2"/>
    <w:rsid w:val="00603635"/>
    <w:rsid w:val="00605B98"/>
    <w:rsid w:val="00607225"/>
    <w:rsid w:val="00607AF9"/>
    <w:rsid w:val="00607D6B"/>
    <w:rsid w:val="0061067C"/>
    <w:rsid w:val="00612EB0"/>
    <w:rsid w:val="00613627"/>
    <w:rsid w:val="00620717"/>
    <w:rsid w:val="00624EDC"/>
    <w:rsid w:val="00625DE4"/>
    <w:rsid w:val="00626085"/>
    <w:rsid w:val="00626947"/>
    <w:rsid w:val="00626993"/>
    <w:rsid w:val="006273F5"/>
    <w:rsid w:val="00627E0C"/>
    <w:rsid w:val="00630B00"/>
    <w:rsid w:val="006313B1"/>
    <w:rsid w:val="00632ED0"/>
    <w:rsid w:val="006362B1"/>
    <w:rsid w:val="006364B2"/>
    <w:rsid w:val="006371F4"/>
    <w:rsid w:val="00640BE8"/>
    <w:rsid w:val="00643A4E"/>
    <w:rsid w:val="00644787"/>
    <w:rsid w:val="00646BD1"/>
    <w:rsid w:val="00647588"/>
    <w:rsid w:val="00650240"/>
    <w:rsid w:val="00651A74"/>
    <w:rsid w:val="0065494A"/>
    <w:rsid w:val="00661C60"/>
    <w:rsid w:val="006623BD"/>
    <w:rsid w:val="006625D4"/>
    <w:rsid w:val="00663FDB"/>
    <w:rsid w:val="00666900"/>
    <w:rsid w:val="0067086C"/>
    <w:rsid w:val="00671970"/>
    <w:rsid w:val="00673401"/>
    <w:rsid w:val="00673E82"/>
    <w:rsid w:val="00676C38"/>
    <w:rsid w:val="0067A2D4"/>
    <w:rsid w:val="006828B9"/>
    <w:rsid w:val="0068379E"/>
    <w:rsid w:val="00683A55"/>
    <w:rsid w:val="00686FD5"/>
    <w:rsid w:val="00687448"/>
    <w:rsid w:val="00687553"/>
    <w:rsid w:val="006875D9"/>
    <w:rsid w:val="006901D6"/>
    <w:rsid w:val="00691494"/>
    <w:rsid w:val="006916A8"/>
    <w:rsid w:val="006970C7"/>
    <w:rsid w:val="006A0D75"/>
    <w:rsid w:val="006A2D2B"/>
    <w:rsid w:val="006A34C3"/>
    <w:rsid w:val="006A5985"/>
    <w:rsid w:val="006A7909"/>
    <w:rsid w:val="006B2A53"/>
    <w:rsid w:val="006B2BEA"/>
    <w:rsid w:val="006C1058"/>
    <w:rsid w:val="006C434A"/>
    <w:rsid w:val="006C50AE"/>
    <w:rsid w:val="006C6816"/>
    <w:rsid w:val="006C7007"/>
    <w:rsid w:val="006D2978"/>
    <w:rsid w:val="006D746E"/>
    <w:rsid w:val="006D7FF3"/>
    <w:rsid w:val="006E0F2B"/>
    <w:rsid w:val="006E2B5A"/>
    <w:rsid w:val="006E5934"/>
    <w:rsid w:val="006E6D17"/>
    <w:rsid w:val="006E72BA"/>
    <w:rsid w:val="006E7DAF"/>
    <w:rsid w:val="006F3E29"/>
    <w:rsid w:val="006F6A2C"/>
    <w:rsid w:val="00700946"/>
    <w:rsid w:val="00701AFB"/>
    <w:rsid w:val="00703F13"/>
    <w:rsid w:val="00705340"/>
    <w:rsid w:val="00705833"/>
    <w:rsid w:val="007075CC"/>
    <w:rsid w:val="00710872"/>
    <w:rsid w:val="00715D90"/>
    <w:rsid w:val="00717638"/>
    <w:rsid w:val="0071783B"/>
    <w:rsid w:val="00720524"/>
    <w:rsid w:val="00723262"/>
    <w:rsid w:val="00723BD6"/>
    <w:rsid w:val="00723CC4"/>
    <w:rsid w:val="00724511"/>
    <w:rsid w:val="0072469C"/>
    <w:rsid w:val="007249B6"/>
    <w:rsid w:val="0072503F"/>
    <w:rsid w:val="00730028"/>
    <w:rsid w:val="00730A94"/>
    <w:rsid w:val="0073245A"/>
    <w:rsid w:val="00734767"/>
    <w:rsid w:val="0073497D"/>
    <w:rsid w:val="00741571"/>
    <w:rsid w:val="00741956"/>
    <w:rsid w:val="00741F81"/>
    <w:rsid w:val="00744B51"/>
    <w:rsid w:val="007452D7"/>
    <w:rsid w:val="00745E87"/>
    <w:rsid w:val="007500BB"/>
    <w:rsid w:val="00750750"/>
    <w:rsid w:val="00751CB1"/>
    <w:rsid w:val="007563FA"/>
    <w:rsid w:val="00762744"/>
    <w:rsid w:val="00762DAC"/>
    <w:rsid w:val="007638F4"/>
    <w:rsid w:val="0077105C"/>
    <w:rsid w:val="00772325"/>
    <w:rsid w:val="0077609C"/>
    <w:rsid w:val="00776349"/>
    <w:rsid w:val="007821F3"/>
    <w:rsid w:val="00783432"/>
    <w:rsid w:val="00783FD7"/>
    <w:rsid w:val="007843D8"/>
    <w:rsid w:val="00784738"/>
    <w:rsid w:val="007858A2"/>
    <w:rsid w:val="00787308"/>
    <w:rsid w:val="00787392"/>
    <w:rsid w:val="007925A2"/>
    <w:rsid w:val="007928BD"/>
    <w:rsid w:val="00794C93"/>
    <w:rsid w:val="00796A5E"/>
    <w:rsid w:val="00796DEE"/>
    <w:rsid w:val="007A3ADF"/>
    <w:rsid w:val="007A3B73"/>
    <w:rsid w:val="007A49EF"/>
    <w:rsid w:val="007A6B45"/>
    <w:rsid w:val="007A754A"/>
    <w:rsid w:val="007B1D16"/>
    <w:rsid w:val="007B23F4"/>
    <w:rsid w:val="007B2AAF"/>
    <w:rsid w:val="007B2FB9"/>
    <w:rsid w:val="007B3FA3"/>
    <w:rsid w:val="007B46D2"/>
    <w:rsid w:val="007B4C3B"/>
    <w:rsid w:val="007B58EE"/>
    <w:rsid w:val="007B716E"/>
    <w:rsid w:val="007B77F9"/>
    <w:rsid w:val="007C02AD"/>
    <w:rsid w:val="007C21BB"/>
    <w:rsid w:val="007C24DB"/>
    <w:rsid w:val="007C267E"/>
    <w:rsid w:val="007C2B9D"/>
    <w:rsid w:val="007C395C"/>
    <w:rsid w:val="007C4957"/>
    <w:rsid w:val="007D598F"/>
    <w:rsid w:val="007D661A"/>
    <w:rsid w:val="007D7323"/>
    <w:rsid w:val="007D775E"/>
    <w:rsid w:val="007E0485"/>
    <w:rsid w:val="007E04C8"/>
    <w:rsid w:val="007E0AA4"/>
    <w:rsid w:val="007E1F25"/>
    <w:rsid w:val="007E2ED3"/>
    <w:rsid w:val="007E4AAA"/>
    <w:rsid w:val="007E4C1D"/>
    <w:rsid w:val="007E5CBC"/>
    <w:rsid w:val="007E70E9"/>
    <w:rsid w:val="007E73F8"/>
    <w:rsid w:val="007E7903"/>
    <w:rsid w:val="007F5516"/>
    <w:rsid w:val="007F6A47"/>
    <w:rsid w:val="007F7BAA"/>
    <w:rsid w:val="00801333"/>
    <w:rsid w:val="00802C5E"/>
    <w:rsid w:val="00802CE2"/>
    <w:rsid w:val="00804262"/>
    <w:rsid w:val="0080646E"/>
    <w:rsid w:val="00812701"/>
    <w:rsid w:val="00813840"/>
    <w:rsid w:val="008146EA"/>
    <w:rsid w:val="00814E2A"/>
    <w:rsid w:val="00817B57"/>
    <w:rsid w:val="00822436"/>
    <w:rsid w:val="00823136"/>
    <w:rsid w:val="00824CDD"/>
    <w:rsid w:val="00827A49"/>
    <w:rsid w:val="00831A2B"/>
    <w:rsid w:val="00831E20"/>
    <w:rsid w:val="008340C1"/>
    <w:rsid w:val="00834507"/>
    <w:rsid w:val="00834A90"/>
    <w:rsid w:val="0083552A"/>
    <w:rsid w:val="00835BE9"/>
    <w:rsid w:val="0083627A"/>
    <w:rsid w:val="0083668A"/>
    <w:rsid w:val="008370D8"/>
    <w:rsid w:val="00840BBB"/>
    <w:rsid w:val="00841BA8"/>
    <w:rsid w:val="0084424D"/>
    <w:rsid w:val="00844359"/>
    <w:rsid w:val="00844B66"/>
    <w:rsid w:val="008450C7"/>
    <w:rsid w:val="0084534E"/>
    <w:rsid w:val="00845E0C"/>
    <w:rsid w:val="008468F9"/>
    <w:rsid w:val="00850374"/>
    <w:rsid w:val="00853804"/>
    <w:rsid w:val="008538C3"/>
    <w:rsid w:val="00857740"/>
    <w:rsid w:val="00860BB3"/>
    <w:rsid w:val="00861F47"/>
    <w:rsid w:val="008636DA"/>
    <w:rsid w:val="008643A4"/>
    <w:rsid w:val="00864BE7"/>
    <w:rsid w:val="00867F4F"/>
    <w:rsid w:val="00871B61"/>
    <w:rsid w:val="00871C79"/>
    <w:rsid w:val="00872923"/>
    <w:rsid w:val="00874BA6"/>
    <w:rsid w:val="0087673D"/>
    <w:rsid w:val="00877093"/>
    <w:rsid w:val="0088224A"/>
    <w:rsid w:val="00887613"/>
    <w:rsid w:val="00891E41"/>
    <w:rsid w:val="00892D10"/>
    <w:rsid w:val="00893104"/>
    <w:rsid w:val="008933C0"/>
    <w:rsid w:val="0089574A"/>
    <w:rsid w:val="00895DBA"/>
    <w:rsid w:val="008960BA"/>
    <w:rsid w:val="00896A9F"/>
    <w:rsid w:val="008972D6"/>
    <w:rsid w:val="008A12A4"/>
    <w:rsid w:val="008A1C3D"/>
    <w:rsid w:val="008A1F21"/>
    <w:rsid w:val="008A50DF"/>
    <w:rsid w:val="008A563B"/>
    <w:rsid w:val="008A629E"/>
    <w:rsid w:val="008A71E5"/>
    <w:rsid w:val="008A7AF3"/>
    <w:rsid w:val="008A7E31"/>
    <w:rsid w:val="008ABB89"/>
    <w:rsid w:val="008AD184"/>
    <w:rsid w:val="008B04B4"/>
    <w:rsid w:val="008B104C"/>
    <w:rsid w:val="008B18C4"/>
    <w:rsid w:val="008B1B7F"/>
    <w:rsid w:val="008B2B83"/>
    <w:rsid w:val="008B311E"/>
    <w:rsid w:val="008B4D8F"/>
    <w:rsid w:val="008B5D2E"/>
    <w:rsid w:val="008B5D65"/>
    <w:rsid w:val="008B71EB"/>
    <w:rsid w:val="008B7300"/>
    <w:rsid w:val="008C4F1B"/>
    <w:rsid w:val="008C515C"/>
    <w:rsid w:val="008C5FC8"/>
    <w:rsid w:val="008C6197"/>
    <w:rsid w:val="008C717B"/>
    <w:rsid w:val="008D0461"/>
    <w:rsid w:val="008D0797"/>
    <w:rsid w:val="008D10AB"/>
    <w:rsid w:val="008D2AFF"/>
    <w:rsid w:val="008D2D37"/>
    <w:rsid w:val="008D5A2C"/>
    <w:rsid w:val="008D6EDD"/>
    <w:rsid w:val="008D7571"/>
    <w:rsid w:val="008E0354"/>
    <w:rsid w:val="008E1DED"/>
    <w:rsid w:val="008E1F56"/>
    <w:rsid w:val="008E44CC"/>
    <w:rsid w:val="008E4CF1"/>
    <w:rsid w:val="008E5380"/>
    <w:rsid w:val="008E688D"/>
    <w:rsid w:val="008E6EC7"/>
    <w:rsid w:val="008F03F5"/>
    <w:rsid w:val="008F1CF7"/>
    <w:rsid w:val="008F2D32"/>
    <w:rsid w:val="008F36E2"/>
    <w:rsid w:val="008F455F"/>
    <w:rsid w:val="008F5619"/>
    <w:rsid w:val="008F6E54"/>
    <w:rsid w:val="008F7DC1"/>
    <w:rsid w:val="0090013A"/>
    <w:rsid w:val="00902418"/>
    <w:rsid w:val="0090285E"/>
    <w:rsid w:val="00905362"/>
    <w:rsid w:val="00905B16"/>
    <w:rsid w:val="009062D1"/>
    <w:rsid w:val="0091013A"/>
    <w:rsid w:val="00911724"/>
    <w:rsid w:val="009130D8"/>
    <w:rsid w:val="00923BEF"/>
    <w:rsid w:val="00925C19"/>
    <w:rsid w:val="009260B3"/>
    <w:rsid w:val="00926C39"/>
    <w:rsid w:val="009313D8"/>
    <w:rsid w:val="00931A65"/>
    <w:rsid w:val="009343F9"/>
    <w:rsid w:val="0094050B"/>
    <w:rsid w:val="00941891"/>
    <w:rsid w:val="00943C62"/>
    <w:rsid w:val="00945949"/>
    <w:rsid w:val="00946C9C"/>
    <w:rsid w:val="0094775A"/>
    <w:rsid w:val="00951414"/>
    <w:rsid w:val="00955EB2"/>
    <w:rsid w:val="009571FB"/>
    <w:rsid w:val="00960D8C"/>
    <w:rsid w:val="009612AE"/>
    <w:rsid w:val="00961C7B"/>
    <w:rsid w:val="00963F49"/>
    <w:rsid w:val="009648E5"/>
    <w:rsid w:val="00970CE3"/>
    <w:rsid w:val="00977191"/>
    <w:rsid w:val="009809FF"/>
    <w:rsid w:val="00981D07"/>
    <w:rsid w:val="00981F29"/>
    <w:rsid w:val="00982891"/>
    <w:rsid w:val="00983D8A"/>
    <w:rsid w:val="0098796F"/>
    <w:rsid w:val="00987B6E"/>
    <w:rsid w:val="009938E7"/>
    <w:rsid w:val="00995E1F"/>
    <w:rsid w:val="00995FAB"/>
    <w:rsid w:val="009963DC"/>
    <w:rsid w:val="00996626"/>
    <w:rsid w:val="00996BB0"/>
    <w:rsid w:val="00996ECF"/>
    <w:rsid w:val="009A2D01"/>
    <w:rsid w:val="009A36FE"/>
    <w:rsid w:val="009A3BA0"/>
    <w:rsid w:val="009A5279"/>
    <w:rsid w:val="009A5EDB"/>
    <w:rsid w:val="009A7266"/>
    <w:rsid w:val="009B0482"/>
    <w:rsid w:val="009B0A09"/>
    <w:rsid w:val="009B2220"/>
    <w:rsid w:val="009B5B79"/>
    <w:rsid w:val="009B720A"/>
    <w:rsid w:val="009B7C11"/>
    <w:rsid w:val="009C057B"/>
    <w:rsid w:val="009C1F0D"/>
    <w:rsid w:val="009C2BAE"/>
    <w:rsid w:val="009C335C"/>
    <w:rsid w:val="009C533E"/>
    <w:rsid w:val="009D05CB"/>
    <w:rsid w:val="009D3172"/>
    <w:rsid w:val="009D3B11"/>
    <w:rsid w:val="009D3B77"/>
    <w:rsid w:val="009D3E61"/>
    <w:rsid w:val="009D780A"/>
    <w:rsid w:val="009E0EC6"/>
    <w:rsid w:val="009E4203"/>
    <w:rsid w:val="009E6A9C"/>
    <w:rsid w:val="009F15E2"/>
    <w:rsid w:val="009F7600"/>
    <w:rsid w:val="00A0376C"/>
    <w:rsid w:val="00A06285"/>
    <w:rsid w:val="00A06E93"/>
    <w:rsid w:val="00A10277"/>
    <w:rsid w:val="00A11C81"/>
    <w:rsid w:val="00A145FD"/>
    <w:rsid w:val="00A16787"/>
    <w:rsid w:val="00A207BC"/>
    <w:rsid w:val="00A21829"/>
    <w:rsid w:val="00A22AAA"/>
    <w:rsid w:val="00A2322E"/>
    <w:rsid w:val="00A24BC4"/>
    <w:rsid w:val="00A25A3D"/>
    <w:rsid w:val="00A26160"/>
    <w:rsid w:val="00A27213"/>
    <w:rsid w:val="00A277B0"/>
    <w:rsid w:val="00A2786B"/>
    <w:rsid w:val="00A31B2B"/>
    <w:rsid w:val="00A33F98"/>
    <w:rsid w:val="00A3439E"/>
    <w:rsid w:val="00A36F2F"/>
    <w:rsid w:val="00A40612"/>
    <w:rsid w:val="00A40CD7"/>
    <w:rsid w:val="00A41573"/>
    <w:rsid w:val="00A45D8C"/>
    <w:rsid w:val="00A4692F"/>
    <w:rsid w:val="00A47AC7"/>
    <w:rsid w:val="00A47C97"/>
    <w:rsid w:val="00A50269"/>
    <w:rsid w:val="00A51234"/>
    <w:rsid w:val="00A5508B"/>
    <w:rsid w:val="00A55B04"/>
    <w:rsid w:val="00A62B7E"/>
    <w:rsid w:val="00A630C8"/>
    <w:rsid w:val="00A63145"/>
    <w:rsid w:val="00A633EF"/>
    <w:rsid w:val="00A66D26"/>
    <w:rsid w:val="00A67106"/>
    <w:rsid w:val="00A678E6"/>
    <w:rsid w:val="00A70011"/>
    <w:rsid w:val="00A7110B"/>
    <w:rsid w:val="00A73853"/>
    <w:rsid w:val="00A751DE"/>
    <w:rsid w:val="00A7656E"/>
    <w:rsid w:val="00A76972"/>
    <w:rsid w:val="00A77BEF"/>
    <w:rsid w:val="00A803AF"/>
    <w:rsid w:val="00A807EF"/>
    <w:rsid w:val="00A80EC6"/>
    <w:rsid w:val="00A8185D"/>
    <w:rsid w:val="00A81AFE"/>
    <w:rsid w:val="00A832A0"/>
    <w:rsid w:val="00A83FAB"/>
    <w:rsid w:val="00A85421"/>
    <w:rsid w:val="00A86297"/>
    <w:rsid w:val="00A9351B"/>
    <w:rsid w:val="00A93D60"/>
    <w:rsid w:val="00A953AD"/>
    <w:rsid w:val="00A96068"/>
    <w:rsid w:val="00AA595C"/>
    <w:rsid w:val="00AA7BB4"/>
    <w:rsid w:val="00AB092E"/>
    <w:rsid w:val="00AB1B25"/>
    <w:rsid w:val="00AB5527"/>
    <w:rsid w:val="00AB58D3"/>
    <w:rsid w:val="00AB59E4"/>
    <w:rsid w:val="00AB5C2D"/>
    <w:rsid w:val="00AB6344"/>
    <w:rsid w:val="00AC2331"/>
    <w:rsid w:val="00AD1EE1"/>
    <w:rsid w:val="00AD541C"/>
    <w:rsid w:val="00AD7048"/>
    <w:rsid w:val="00AE0606"/>
    <w:rsid w:val="00AE1E39"/>
    <w:rsid w:val="00AE1E40"/>
    <w:rsid w:val="00AE3036"/>
    <w:rsid w:val="00AE3787"/>
    <w:rsid w:val="00AE41B2"/>
    <w:rsid w:val="00AE4927"/>
    <w:rsid w:val="00AE5658"/>
    <w:rsid w:val="00AE702A"/>
    <w:rsid w:val="00AE78C6"/>
    <w:rsid w:val="00AF648D"/>
    <w:rsid w:val="00AF7151"/>
    <w:rsid w:val="00AF7952"/>
    <w:rsid w:val="00AF7B24"/>
    <w:rsid w:val="00B00067"/>
    <w:rsid w:val="00B00226"/>
    <w:rsid w:val="00B04403"/>
    <w:rsid w:val="00B0611E"/>
    <w:rsid w:val="00B07129"/>
    <w:rsid w:val="00B10C57"/>
    <w:rsid w:val="00B12707"/>
    <w:rsid w:val="00B14588"/>
    <w:rsid w:val="00B1551A"/>
    <w:rsid w:val="00B16212"/>
    <w:rsid w:val="00B17A28"/>
    <w:rsid w:val="00B20CFF"/>
    <w:rsid w:val="00B215E9"/>
    <w:rsid w:val="00B22242"/>
    <w:rsid w:val="00B2417C"/>
    <w:rsid w:val="00B27612"/>
    <w:rsid w:val="00B27AE8"/>
    <w:rsid w:val="00B27B32"/>
    <w:rsid w:val="00B34CFB"/>
    <w:rsid w:val="00B3630C"/>
    <w:rsid w:val="00B368E8"/>
    <w:rsid w:val="00B439A0"/>
    <w:rsid w:val="00B44118"/>
    <w:rsid w:val="00B465FC"/>
    <w:rsid w:val="00B519AC"/>
    <w:rsid w:val="00B520A4"/>
    <w:rsid w:val="00B52950"/>
    <w:rsid w:val="00B53DA3"/>
    <w:rsid w:val="00B61D6F"/>
    <w:rsid w:val="00B62DBB"/>
    <w:rsid w:val="00B631FA"/>
    <w:rsid w:val="00B64777"/>
    <w:rsid w:val="00B66102"/>
    <w:rsid w:val="00B66F3F"/>
    <w:rsid w:val="00B7184E"/>
    <w:rsid w:val="00B73568"/>
    <w:rsid w:val="00B73945"/>
    <w:rsid w:val="00B746E8"/>
    <w:rsid w:val="00B74FDA"/>
    <w:rsid w:val="00B80EAC"/>
    <w:rsid w:val="00B8159F"/>
    <w:rsid w:val="00B83882"/>
    <w:rsid w:val="00B866B7"/>
    <w:rsid w:val="00B90569"/>
    <w:rsid w:val="00B91784"/>
    <w:rsid w:val="00B9539C"/>
    <w:rsid w:val="00B97FBC"/>
    <w:rsid w:val="00BA24E7"/>
    <w:rsid w:val="00BA2FAD"/>
    <w:rsid w:val="00BA50C6"/>
    <w:rsid w:val="00BB5B4A"/>
    <w:rsid w:val="00BB660C"/>
    <w:rsid w:val="00BB6B84"/>
    <w:rsid w:val="00BB6C13"/>
    <w:rsid w:val="00BC0D82"/>
    <w:rsid w:val="00BC1673"/>
    <w:rsid w:val="00BC5CE5"/>
    <w:rsid w:val="00BC67AA"/>
    <w:rsid w:val="00BD1397"/>
    <w:rsid w:val="00BD1866"/>
    <w:rsid w:val="00BD1F78"/>
    <w:rsid w:val="00BD438B"/>
    <w:rsid w:val="00BD71B6"/>
    <w:rsid w:val="00BD7417"/>
    <w:rsid w:val="00BE0A6F"/>
    <w:rsid w:val="00BE0D4A"/>
    <w:rsid w:val="00BE10F8"/>
    <w:rsid w:val="00BE7100"/>
    <w:rsid w:val="00BF0224"/>
    <w:rsid w:val="00BF4BA1"/>
    <w:rsid w:val="00BF5355"/>
    <w:rsid w:val="00BF5C97"/>
    <w:rsid w:val="00BF7DD1"/>
    <w:rsid w:val="00C0021D"/>
    <w:rsid w:val="00C0142D"/>
    <w:rsid w:val="00C06A9F"/>
    <w:rsid w:val="00C071F5"/>
    <w:rsid w:val="00C11E0D"/>
    <w:rsid w:val="00C13363"/>
    <w:rsid w:val="00C13617"/>
    <w:rsid w:val="00C1473B"/>
    <w:rsid w:val="00C14E69"/>
    <w:rsid w:val="00C15466"/>
    <w:rsid w:val="00C15A43"/>
    <w:rsid w:val="00C15BA3"/>
    <w:rsid w:val="00C24312"/>
    <w:rsid w:val="00C25E44"/>
    <w:rsid w:val="00C26338"/>
    <w:rsid w:val="00C313DD"/>
    <w:rsid w:val="00C345F8"/>
    <w:rsid w:val="00C3513A"/>
    <w:rsid w:val="00C373A8"/>
    <w:rsid w:val="00C40178"/>
    <w:rsid w:val="00C44680"/>
    <w:rsid w:val="00C45AA0"/>
    <w:rsid w:val="00C4725E"/>
    <w:rsid w:val="00C47C0A"/>
    <w:rsid w:val="00C51DA0"/>
    <w:rsid w:val="00C5733C"/>
    <w:rsid w:val="00C60E0B"/>
    <w:rsid w:val="00C64F9C"/>
    <w:rsid w:val="00C6632A"/>
    <w:rsid w:val="00C6694B"/>
    <w:rsid w:val="00C70F7F"/>
    <w:rsid w:val="00C723F3"/>
    <w:rsid w:val="00C72F3D"/>
    <w:rsid w:val="00C734CC"/>
    <w:rsid w:val="00C73A46"/>
    <w:rsid w:val="00C8507F"/>
    <w:rsid w:val="00C90696"/>
    <w:rsid w:val="00C946A4"/>
    <w:rsid w:val="00C965A8"/>
    <w:rsid w:val="00C96707"/>
    <w:rsid w:val="00C9706D"/>
    <w:rsid w:val="00CA06A1"/>
    <w:rsid w:val="00CA09F9"/>
    <w:rsid w:val="00CA10B1"/>
    <w:rsid w:val="00CA5BBD"/>
    <w:rsid w:val="00CA6941"/>
    <w:rsid w:val="00CA6AE8"/>
    <w:rsid w:val="00CB070B"/>
    <w:rsid w:val="00CB2885"/>
    <w:rsid w:val="00CB3539"/>
    <w:rsid w:val="00CC080E"/>
    <w:rsid w:val="00CC0F79"/>
    <w:rsid w:val="00CC23CF"/>
    <w:rsid w:val="00CC2F5B"/>
    <w:rsid w:val="00CC35DB"/>
    <w:rsid w:val="00CC3F49"/>
    <w:rsid w:val="00CC7FB5"/>
    <w:rsid w:val="00CD0054"/>
    <w:rsid w:val="00CD310A"/>
    <w:rsid w:val="00CD5EC8"/>
    <w:rsid w:val="00CD6334"/>
    <w:rsid w:val="00CE2A53"/>
    <w:rsid w:val="00CE2EA8"/>
    <w:rsid w:val="00CE3405"/>
    <w:rsid w:val="00CE38B9"/>
    <w:rsid w:val="00CE7D01"/>
    <w:rsid w:val="00CF058F"/>
    <w:rsid w:val="00CF12A8"/>
    <w:rsid w:val="00CF161E"/>
    <w:rsid w:val="00CF21FD"/>
    <w:rsid w:val="00CF3BC1"/>
    <w:rsid w:val="00CF43EB"/>
    <w:rsid w:val="00CF4D5A"/>
    <w:rsid w:val="00CF526B"/>
    <w:rsid w:val="00CF5280"/>
    <w:rsid w:val="00CF5DE1"/>
    <w:rsid w:val="00CF5EB5"/>
    <w:rsid w:val="00CF727C"/>
    <w:rsid w:val="00D03CDF"/>
    <w:rsid w:val="00D054F3"/>
    <w:rsid w:val="00D05B4E"/>
    <w:rsid w:val="00D05EEB"/>
    <w:rsid w:val="00D13028"/>
    <w:rsid w:val="00D13A4A"/>
    <w:rsid w:val="00D15F85"/>
    <w:rsid w:val="00D201C4"/>
    <w:rsid w:val="00D21197"/>
    <w:rsid w:val="00D2164D"/>
    <w:rsid w:val="00D22A15"/>
    <w:rsid w:val="00D22E05"/>
    <w:rsid w:val="00D235D2"/>
    <w:rsid w:val="00D26CEE"/>
    <w:rsid w:val="00D34320"/>
    <w:rsid w:val="00D34B1F"/>
    <w:rsid w:val="00D42EDC"/>
    <w:rsid w:val="00D45A26"/>
    <w:rsid w:val="00D45BE7"/>
    <w:rsid w:val="00D46D62"/>
    <w:rsid w:val="00D47AD8"/>
    <w:rsid w:val="00D530D4"/>
    <w:rsid w:val="00D53576"/>
    <w:rsid w:val="00D5459E"/>
    <w:rsid w:val="00D6130E"/>
    <w:rsid w:val="00D661D1"/>
    <w:rsid w:val="00D6658A"/>
    <w:rsid w:val="00D66708"/>
    <w:rsid w:val="00D710B4"/>
    <w:rsid w:val="00D7277B"/>
    <w:rsid w:val="00D740DE"/>
    <w:rsid w:val="00D74217"/>
    <w:rsid w:val="00D768C0"/>
    <w:rsid w:val="00D80EB4"/>
    <w:rsid w:val="00D815BD"/>
    <w:rsid w:val="00D85115"/>
    <w:rsid w:val="00D8624A"/>
    <w:rsid w:val="00D86918"/>
    <w:rsid w:val="00D87B68"/>
    <w:rsid w:val="00D87FBE"/>
    <w:rsid w:val="00D90693"/>
    <w:rsid w:val="00D91280"/>
    <w:rsid w:val="00D9169F"/>
    <w:rsid w:val="00D922E6"/>
    <w:rsid w:val="00D93171"/>
    <w:rsid w:val="00D93E1D"/>
    <w:rsid w:val="00D96075"/>
    <w:rsid w:val="00D96754"/>
    <w:rsid w:val="00D977E3"/>
    <w:rsid w:val="00DA278D"/>
    <w:rsid w:val="00DA324E"/>
    <w:rsid w:val="00DA38E5"/>
    <w:rsid w:val="00DA4CA0"/>
    <w:rsid w:val="00DB04E6"/>
    <w:rsid w:val="00DB0FC9"/>
    <w:rsid w:val="00DB245B"/>
    <w:rsid w:val="00DB3451"/>
    <w:rsid w:val="00DB6E2A"/>
    <w:rsid w:val="00DB703F"/>
    <w:rsid w:val="00DB7988"/>
    <w:rsid w:val="00DC22E8"/>
    <w:rsid w:val="00DC3DE5"/>
    <w:rsid w:val="00DC53C5"/>
    <w:rsid w:val="00DC7906"/>
    <w:rsid w:val="00DD0D1B"/>
    <w:rsid w:val="00DD0F15"/>
    <w:rsid w:val="00DD3980"/>
    <w:rsid w:val="00DD444B"/>
    <w:rsid w:val="00DD6A96"/>
    <w:rsid w:val="00DE43E9"/>
    <w:rsid w:val="00DF039A"/>
    <w:rsid w:val="00DF0CC0"/>
    <w:rsid w:val="00DF3899"/>
    <w:rsid w:val="00DF3A42"/>
    <w:rsid w:val="00DF52A2"/>
    <w:rsid w:val="00DF669B"/>
    <w:rsid w:val="00DF7119"/>
    <w:rsid w:val="00E00978"/>
    <w:rsid w:val="00E01ACD"/>
    <w:rsid w:val="00E01D7A"/>
    <w:rsid w:val="00E02133"/>
    <w:rsid w:val="00E0466A"/>
    <w:rsid w:val="00E04F54"/>
    <w:rsid w:val="00E056AB"/>
    <w:rsid w:val="00E056B1"/>
    <w:rsid w:val="00E07F04"/>
    <w:rsid w:val="00E11B65"/>
    <w:rsid w:val="00E14EFC"/>
    <w:rsid w:val="00E151D1"/>
    <w:rsid w:val="00E176C4"/>
    <w:rsid w:val="00E208DD"/>
    <w:rsid w:val="00E20B39"/>
    <w:rsid w:val="00E22D81"/>
    <w:rsid w:val="00E254F1"/>
    <w:rsid w:val="00E26F42"/>
    <w:rsid w:val="00E274AF"/>
    <w:rsid w:val="00E27F20"/>
    <w:rsid w:val="00E31C74"/>
    <w:rsid w:val="00E32162"/>
    <w:rsid w:val="00E349E1"/>
    <w:rsid w:val="00E34CB7"/>
    <w:rsid w:val="00E36E93"/>
    <w:rsid w:val="00E457B5"/>
    <w:rsid w:val="00E46537"/>
    <w:rsid w:val="00E47A87"/>
    <w:rsid w:val="00E47F8F"/>
    <w:rsid w:val="00E525FC"/>
    <w:rsid w:val="00E56B75"/>
    <w:rsid w:val="00E57337"/>
    <w:rsid w:val="00E61138"/>
    <w:rsid w:val="00E667D8"/>
    <w:rsid w:val="00E669ED"/>
    <w:rsid w:val="00E74A6D"/>
    <w:rsid w:val="00E75C5C"/>
    <w:rsid w:val="00E82D52"/>
    <w:rsid w:val="00E84964"/>
    <w:rsid w:val="00E86396"/>
    <w:rsid w:val="00E97572"/>
    <w:rsid w:val="00EA039E"/>
    <w:rsid w:val="00EA04C7"/>
    <w:rsid w:val="00EA74F8"/>
    <w:rsid w:val="00EB1F07"/>
    <w:rsid w:val="00EB1F64"/>
    <w:rsid w:val="00EB3F4F"/>
    <w:rsid w:val="00EB5E76"/>
    <w:rsid w:val="00EB6151"/>
    <w:rsid w:val="00EC208C"/>
    <w:rsid w:val="00EC4FB6"/>
    <w:rsid w:val="00EC525A"/>
    <w:rsid w:val="00EC67BB"/>
    <w:rsid w:val="00EC7015"/>
    <w:rsid w:val="00ED12F5"/>
    <w:rsid w:val="00ED1F09"/>
    <w:rsid w:val="00ED2938"/>
    <w:rsid w:val="00ED4C64"/>
    <w:rsid w:val="00ED6501"/>
    <w:rsid w:val="00EE1D50"/>
    <w:rsid w:val="00EE2995"/>
    <w:rsid w:val="00EE2F39"/>
    <w:rsid w:val="00EE5678"/>
    <w:rsid w:val="00EE6A83"/>
    <w:rsid w:val="00EE6C81"/>
    <w:rsid w:val="00EE72CA"/>
    <w:rsid w:val="00EF003E"/>
    <w:rsid w:val="00EF32E5"/>
    <w:rsid w:val="00EF4184"/>
    <w:rsid w:val="00F015E9"/>
    <w:rsid w:val="00F03112"/>
    <w:rsid w:val="00F035D9"/>
    <w:rsid w:val="00F05A26"/>
    <w:rsid w:val="00F121B3"/>
    <w:rsid w:val="00F12BD2"/>
    <w:rsid w:val="00F13FA7"/>
    <w:rsid w:val="00F156A5"/>
    <w:rsid w:val="00F22D8F"/>
    <w:rsid w:val="00F23197"/>
    <w:rsid w:val="00F23500"/>
    <w:rsid w:val="00F23B96"/>
    <w:rsid w:val="00F27949"/>
    <w:rsid w:val="00F316BA"/>
    <w:rsid w:val="00F32092"/>
    <w:rsid w:val="00F44442"/>
    <w:rsid w:val="00F456DF"/>
    <w:rsid w:val="00F541A8"/>
    <w:rsid w:val="00F54DD2"/>
    <w:rsid w:val="00F55CF6"/>
    <w:rsid w:val="00F56BAB"/>
    <w:rsid w:val="00F60635"/>
    <w:rsid w:val="00F61C25"/>
    <w:rsid w:val="00F65274"/>
    <w:rsid w:val="00F65390"/>
    <w:rsid w:val="00F658D2"/>
    <w:rsid w:val="00F658E9"/>
    <w:rsid w:val="00F66C96"/>
    <w:rsid w:val="00F73616"/>
    <w:rsid w:val="00F73AB3"/>
    <w:rsid w:val="00F742DB"/>
    <w:rsid w:val="00F76BE1"/>
    <w:rsid w:val="00F77103"/>
    <w:rsid w:val="00F848B8"/>
    <w:rsid w:val="00F85357"/>
    <w:rsid w:val="00F86A62"/>
    <w:rsid w:val="00F87079"/>
    <w:rsid w:val="00F8729B"/>
    <w:rsid w:val="00F93E3E"/>
    <w:rsid w:val="00F97865"/>
    <w:rsid w:val="00FA0FB7"/>
    <w:rsid w:val="00FA178F"/>
    <w:rsid w:val="00FA1B66"/>
    <w:rsid w:val="00FA2C16"/>
    <w:rsid w:val="00FA6DFC"/>
    <w:rsid w:val="00FA7016"/>
    <w:rsid w:val="00FA705B"/>
    <w:rsid w:val="00FB2754"/>
    <w:rsid w:val="00FB2801"/>
    <w:rsid w:val="00FB2985"/>
    <w:rsid w:val="00FB2A55"/>
    <w:rsid w:val="00FB36E3"/>
    <w:rsid w:val="00FC2C19"/>
    <w:rsid w:val="00FC3031"/>
    <w:rsid w:val="00FC32F0"/>
    <w:rsid w:val="00FC339D"/>
    <w:rsid w:val="00FC3B1A"/>
    <w:rsid w:val="00FC4899"/>
    <w:rsid w:val="00FC521A"/>
    <w:rsid w:val="00FC60F0"/>
    <w:rsid w:val="00FC722C"/>
    <w:rsid w:val="00FD385A"/>
    <w:rsid w:val="00FD3993"/>
    <w:rsid w:val="00FD3BFD"/>
    <w:rsid w:val="00FD6C47"/>
    <w:rsid w:val="00FE00AE"/>
    <w:rsid w:val="00FE1684"/>
    <w:rsid w:val="00FE7D3B"/>
    <w:rsid w:val="00FF0C2B"/>
    <w:rsid w:val="00FF0D8C"/>
    <w:rsid w:val="00FF204A"/>
    <w:rsid w:val="00FF215D"/>
    <w:rsid w:val="00FF6EDB"/>
    <w:rsid w:val="00FF7E60"/>
    <w:rsid w:val="013EA301"/>
    <w:rsid w:val="0144BB10"/>
    <w:rsid w:val="01B52653"/>
    <w:rsid w:val="01FA30C0"/>
    <w:rsid w:val="02FF8595"/>
    <w:rsid w:val="0351BB75"/>
    <w:rsid w:val="035BD93A"/>
    <w:rsid w:val="0389BB53"/>
    <w:rsid w:val="038F5A03"/>
    <w:rsid w:val="03BFA960"/>
    <w:rsid w:val="03D27B19"/>
    <w:rsid w:val="03E2196D"/>
    <w:rsid w:val="03F84F82"/>
    <w:rsid w:val="04174C6B"/>
    <w:rsid w:val="04314FBC"/>
    <w:rsid w:val="044F31E6"/>
    <w:rsid w:val="0453201C"/>
    <w:rsid w:val="04C88DE5"/>
    <w:rsid w:val="054CF2DF"/>
    <w:rsid w:val="054D3810"/>
    <w:rsid w:val="056189CF"/>
    <w:rsid w:val="057F357C"/>
    <w:rsid w:val="05D0CBC3"/>
    <w:rsid w:val="05FAAE3A"/>
    <w:rsid w:val="0657264F"/>
    <w:rsid w:val="067EC81B"/>
    <w:rsid w:val="06FAD39D"/>
    <w:rsid w:val="0772A3EF"/>
    <w:rsid w:val="077B0592"/>
    <w:rsid w:val="07B4B670"/>
    <w:rsid w:val="080B7815"/>
    <w:rsid w:val="0837158D"/>
    <w:rsid w:val="08B3AF47"/>
    <w:rsid w:val="08E30774"/>
    <w:rsid w:val="092EFF1E"/>
    <w:rsid w:val="096B7633"/>
    <w:rsid w:val="0978E6DE"/>
    <w:rsid w:val="09B01423"/>
    <w:rsid w:val="09D325D3"/>
    <w:rsid w:val="0A02914B"/>
    <w:rsid w:val="0A85CF41"/>
    <w:rsid w:val="0AF435F4"/>
    <w:rsid w:val="0B5815B7"/>
    <w:rsid w:val="0B823ABC"/>
    <w:rsid w:val="0BA4D789"/>
    <w:rsid w:val="0BBD80E1"/>
    <w:rsid w:val="0C0EBB50"/>
    <w:rsid w:val="0C29831B"/>
    <w:rsid w:val="0C77FF0F"/>
    <w:rsid w:val="0C8DDCE9"/>
    <w:rsid w:val="0CC760F2"/>
    <w:rsid w:val="0CF6DCC9"/>
    <w:rsid w:val="0CF89F8A"/>
    <w:rsid w:val="0D0CB6FD"/>
    <w:rsid w:val="0D0F23E1"/>
    <w:rsid w:val="0D1B1853"/>
    <w:rsid w:val="0D6CBD7F"/>
    <w:rsid w:val="0D755CE9"/>
    <w:rsid w:val="0DDEF2D5"/>
    <w:rsid w:val="0E035F01"/>
    <w:rsid w:val="0E0BC92D"/>
    <w:rsid w:val="0E2531F1"/>
    <w:rsid w:val="0E6821E5"/>
    <w:rsid w:val="0EB1E082"/>
    <w:rsid w:val="0ED640C1"/>
    <w:rsid w:val="0F1EF08A"/>
    <w:rsid w:val="0F7F30C2"/>
    <w:rsid w:val="0F9BF39A"/>
    <w:rsid w:val="0FAEC7F6"/>
    <w:rsid w:val="0FD85EB9"/>
    <w:rsid w:val="0FDCB113"/>
    <w:rsid w:val="100B23D7"/>
    <w:rsid w:val="1022EFC5"/>
    <w:rsid w:val="1029E821"/>
    <w:rsid w:val="10AB1E1E"/>
    <w:rsid w:val="1158AB3C"/>
    <w:rsid w:val="118B3B78"/>
    <w:rsid w:val="11F78325"/>
    <w:rsid w:val="1215BC7C"/>
    <w:rsid w:val="12DB5819"/>
    <w:rsid w:val="12E57F43"/>
    <w:rsid w:val="12EB57E0"/>
    <w:rsid w:val="131D0FD2"/>
    <w:rsid w:val="138D32D2"/>
    <w:rsid w:val="139C363D"/>
    <w:rsid w:val="15136406"/>
    <w:rsid w:val="153E7504"/>
    <w:rsid w:val="156C2F09"/>
    <w:rsid w:val="15865788"/>
    <w:rsid w:val="1586A6A2"/>
    <w:rsid w:val="15AF865B"/>
    <w:rsid w:val="15B40C94"/>
    <w:rsid w:val="15C1A456"/>
    <w:rsid w:val="15C6511C"/>
    <w:rsid w:val="15EE41DD"/>
    <w:rsid w:val="1612B294"/>
    <w:rsid w:val="1614ABFE"/>
    <w:rsid w:val="16314C56"/>
    <w:rsid w:val="1639C495"/>
    <w:rsid w:val="16BABEE3"/>
    <w:rsid w:val="16FB63FF"/>
    <w:rsid w:val="17248095"/>
    <w:rsid w:val="1725728E"/>
    <w:rsid w:val="17326D08"/>
    <w:rsid w:val="1736AE79"/>
    <w:rsid w:val="17A33322"/>
    <w:rsid w:val="1814DCE4"/>
    <w:rsid w:val="1827FD9A"/>
    <w:rsid w:val="1833EB2C"/>
    <w:rsid w:val="187676A3"/>
    <w:rsid w:val="18A11727"/>
    <w:rsid w:val="18FC781B"/>
    <w:rsid w:val="18FD6396"/>
    <w:rsid w:val="195C570C"/>
    <w:rsid w:val="19A64628"/>
    <w:rsid w:val="19CB6BB8"/>
    <w:rsid w:val="19E86808"/>
    <w:rsid w:val="1A3A463A"/>
    <w:rsid w:val="1ADE4AE2"/>
    <w:rsid w:val="1B0C8AA0"/>
    <w:rsid w:val="1B0F8B62"/>
    <w:rsid w:val="1B246767"/>
    <w:rsid w:val="1B94B699"/>
    <w:rsid w:val="1C068386"/>
    <w:rsid w:val="1C3249AA"/>
    <w:rsid w:val="1C4C0552"/>
    <w:rsid w:val="1C941A45"/>
    <w:rsid w:val="1CAC9BCB"/>
    <w:rsid w:val="1D27A83A"/>
    <w:rsid w:val="1D452B36"/>
    <w:rsid w:val="1D65BD8B"/>
    <w:rsid w:val="1D9E1819"/>
    <w:rsid w:val="1E251576"/>
    <w:rsid w:val="1E77A70F"/>
    <w:rsid w:val="1F18A349"/>
    <w:rsid w:val="1F27D2B9"/>
    <w:rsid w:val="1F2B8A49"/>
    <w:rsid w:val="1F548994"/>
    <w:rsid w:val="1F700BB0"/>
    <w:rsid w:val="1F8F335C"/>
    <w:rsid w:val="1FB0A924"/>
    <w:rsid w:val="1FC871B6"/>
    <w:rsid w:val="202719CA"/>
    <w:rsid w:val="2074E049"/>
    <w:rsid w:val="20BA494F"/>
    <w:rsid w:val="20BCA8C0"/>
    <w:rsid w:val="20E1E4B4"/>
    <w:rsid w:val="21768D1D"/>
    <w:rsid w:val="217C8A37"/>
    <w:rsid w:val="21B9F35E"/>
    <w:rsid w:val="2226C88C"/>
    <w:rsid w:val="231B6FB9"/>
    <w:rsid w:val="2368A22A"/>
    <w:rsid w:val="237DC457"/>
    <w:rsid w:val="238D3D95"/>
    <w:rsid w:val="23B54C3D"/>
    <w:rsid w:val="23B81CF1"/>
    <w:rsid w:val="23B96CAF"/>
    <w:rsid w:val="245EBB4F"/>
    <w:rsid w:val="24BEA147"/>
    <w:rsid w:val="24C0B73B"/>
    <w:rsid w:val="24DB8045"/>
    <w:rsid w:val="24EBD17E"/>
    <w:rsid w:val="253716AC"/>
    <w:rsid w:val="25B6EEB9"/>
    <w:rsid w:val="25DFEC2B"/>
    <w:rsid w:val="26001239"/>
    <w:rsid w:val="26A3065B"/>
    <w:rsid w:val="26AB2C39"/>
    <w:rsid w:val="26B5ADC7"/>
    <w:rsid w:val="273B314A"/>
    <w:rsid w:val="2826EBAD"/>
    <w:rsid w:val="28805527"/>
    <w:rsid w:val="28B2AFCF"/>
    <w:rsid w:val="28D44FDE"/>
    <w:rsid w:val="29033603"/>
    <w:rsid w:val="2933E4B6"/>
    <w:rsid w:val="2962266A"/>
    <w:rsid w:val="29703900"/>
    <w:rsid w:val="29BD37BF"/>
    <w:rsid w:val="2A0CAFD7"/>
    <w:rsid w:val="2A0D5991"/>
    <w:rsid w:val="2A1C6B64"/>
    <w:rsid w:val="2AD83EDF"/>
    <w:rsid w:val="2AEBE0F5"/>
    <w:rsid w:val="2B0E358D"/>
    <w:rsid w:val="2B36D869"/>
    <w:rsid w:val="2B5C6D2E"/>
    <w:rsid w:val="2B9467EC"/>
    <w:rsid w:val="2BA0126B"/>
    <w:rsid w:val="2BBF31BC"/>
    <w:rsid w:val="2BE4EE14"/>
    <w:rsid w:val="2BFFCCA9"/>
    <w:rsid w:val="2C470E10"/>
    <w:rsid w:val="2C60624E"/>
    <w:rsid w:val="2C657BD6"/>
    <w:rsid w:val="2C74ACE6"/>
    <w:rsid w:val="2C8FEC54"/>
    <w:rsid w:val="2CAA72E1"/>
    <w:rsid w:val="2CC3D901"/>
    <w:rsid w:val="2CFF6296"/>
    <w:rsid w:val="2D4C6ADA"/>
    <w:rsid w:val="2D643784"/>
    <w:rsid w:val="2D74702A"/>
    <w:rsid w:val="2D7D8B73"/>
    <w:rsid w:val="2D8093E6"/>
    <w:rsid w:val="2DE7E7F6"/>
    <w:rsid w:val="2E55CC4C"/>
    <w:rsid w:val="2E66181D"/>
    <w:rsid w:val="2E70FECB"/>
    <w:rsid w:val="2F1BAE73"/>
    <w:rsid w:val="2F1CAA19"/>
    <w:rsid w:val="2F3B8695"/>
    <w:rsid w:val="2F46D876"/>
    <w:rsid w:val="2F5D94F5"/>
    <w:rsid w:val="2FD8FD62"/>
    <w:rsid w:val="2FE044CB"/>
    <w:rsid w:val="2FF6F723"/>
    <w:rsid w:val="300CDE1A"/>
    <w:rsid w:val="30C1CEF2"/>
    <w:rsid w:val="30F567B3"/>
    <w:rsid w:val="3101CBE4"/>
    <w:rsid w:val="3106FF95"/>
    <w:rsid w:val="314D0ABB"/>
    <w:rsid w:val="3151F7B4"/>
    <w:rsid w:val="3164E273"/>
    <w:rsid w:val="31B7B196"/>
    <w:rsid w:val="31B94420"/>
    <w:rsid w:val="31DB74D7"/>
    <w:rsid w:val="31F40BE3"/>
    <w:rsid w:val="3211DCE8"/>
    <w:rsid w:val="331E94F5"/>
    <w:rsid w:val="33616E58"/>
    <w:rsid w:val="33970F90"/>
    <w:rsid w:val="33CEA952"/>
    <w:rsid w:val="33DE7ED0"/>
    <w:rsid w:val="33E92DDF"/>
    <w:rsid w:val="33EADD3B"/>
    <w:rsid w:val="3464D912"/>
    <w:rsid w:val="346B6822"/>
    <w:rsid w:val="35248B51"/>
    <w:rsid w:val="3586D445"/>
    <w:rsid w:val="362EFF7A"/>
    <w:rsid w:val="367D3BCF"/>
    <w:rsid w:val="36A50F89"/>
    <w:rsid w:val="36BEF0AE"/>
    <w:rsid w:val="36BF40A1"/>
    <w:rsid w:val="371D5927"/>
    <w:rsid w:val="379A48F1"/>
    <w:rsid w:val="382102DF"/>
    <w:rsid w:val="3847C555"/>
    <w:rsid w:val="385D0B54"/>
    <w:rsid w:val="388F8DD8"/>
    <w:rsid w:val="389AB282"/>
    <w:rsid w:val="38BECD83"/>
    <w:rsid w:val="39145BFF"/>
    <w:rsid w:val="39214216"/>
    <w:rsid w:val="3926E711"/>
    <w:rsid w:val="3944949A"/>
    <w:rsid w:val="394D9BCC"/>
    <w:rsid w:val="395C99AF"/>
    <w:rsid w:val="3966367D"/>
    <w:rsid w:val="39A0E864"/>
    <w:rsid w:val="39E6BF1F"/>
    <w:rsid w:val="3A09B29C"/>
    <w:rsid w:val="3A0BADC4"/>
    <w:rsid w:val="3A35E935"/>
    <w:rsid w:val="3A42C14E"/>
    <w:rsid w:val="3AB09C29"/>
    <w:rsid w:val="3ADCD517"/>
    <w:rsid w:val="3AF641F6"/>
    <w:rsid w:val="3B0B1EE0"/>
    <w:rsid w:val="3B0B5A2E"/>
    <w:rsid w:val="3B5DA7E7"/>
    <w:rsid w:val="3B6D7471"/>
    <w:rsid w:val="3B72C6CC"/>
    <w:rsid w:val="3B7F3AA6"/>
    <w:rsid w:val="3B83F199"/>
    <w:rsid w:val="3BF45AAB"/>
    <w:rsid w:val="3C38FA64"/>
    <w:rsid w:val="3CC27418"/>
    <w:rsid w:val="3CC87E8E"/>
    <w:rsid w:val="3CCCC06B"/>
    <w:rsid w:val="3D28A518"/>
    <w:rsid w:val="3D763CEB"/>
    <w:rsid w:val="3D86F9B6"/>
    <w:rsid w:val="3DB32FCB"/>
    <w:rsid w:val="3DEC4082"/>
    <w:rsid w:val="3E01E088"/>
    <w:rsid w:val="3E60A15D"/>
    <w:rsid w:val="3E96DD9E"/>
    <w:rsid w:val="3EF28DCD"/>
    <w:rsid w:val="3F672864"/>
    <w:rsid w:val="3F788AE3"/>
    <w:rsid w:val="3F94C378"/>
    <w:rsid w:val="3FA06344"/>
    <w:rsid w:val="3FF82123"/>
    <w:rsid w:val="40718CE3"/>
    <w:rsid w:val="40C79EC3"/>
    <w:rsid w:val="40E1C79C"/>
    <w:rsid w:val="415822D3"/>
    <w:rsid w:val="41C4AD27"/>
    <w:rsid w:val="41CC53A1"/>
    <w:rsid w:val="42001B31"/>
    <w:rsid w:val="42334AD6"/>
    <w:rsid w:val="4246FB47"/>
    <w:rsid w:val="426ECB7E"/>
    <w:rsid w:val="427C8D92"/>
    <w:rsid w:val="42E09BC9"/>
    <w:rsid w:val="434AA3EC"/>
    <w:rsid w:val="436C46ED"/>
    <w:rsid w:val="437750D7"/>
    <w:rsid w:val="43DE5BCB"/>
    <w:rsid w:val="43EA914A"/>
    <w:rsid w:val="4430839F"/>
    <w:rsid w:val="44478709"/>
    <w:rsid w:val="4467BAC3"/>
    <w:rsid w:val="4543BB88"/>
    <w:rsid w:val="45551480"/>
    <w:rsid w:val="45CB923E"/>
    <w:rsid w:val="45F3FA96"/>
    <w:rsid w:val="461845EC"/>
    <w:rsid w:val="46F3299F"/>
    <w:rsid w:val="4702E452"/>
    <w:rsid w:val="470D2C13"/>
    <w:rsid w:val="472E1638"/>
    <w:rsid w:val="473AA0A8"/>
    <w:rsid w:val="47920A0E"/>
    <w:rsid w:val="47AE0A6E"/>
    <w:rsid w:val="47E870EC"/>
    <w:rsid w:val="480F56B5"/>
    <w:rsid w:val="4834A996"/>
    <w:rsid w:val="485CC18E"/>
    <w:rsid w:val="486B196D"/>
    <w:rsid w:val="486CA2A6"/>
    <w:rsid w:val="48BEC14E"/>
    <w:rsid w:val="491741FA"/>
    <w:rsid w:val="49312329"/>
    <w:rsid w:val="496ABF8A"/>
    <w:rsid w:val="497093C6"/>
    <w:rsid w:val="49AEDB2D"/>
    <w:rsid w:val="49BC24D0"/>
    <w:rsid w:val="4A242E5C"/>
    <w:rsid w:val="4A248A5D"/>
    <w:rsid w:val="4A616CAA"/>
    <w:rsid w:val="4A68377E"/>
    <w:rsid w:val="4B0D1855"/>
    <w:rsid w:val="4B3A2AB9"/>
    <w:rsid w:val="4B4A6671"/>
    <w:rsid w:val="4B6C4182"/>
    <w:rsid w:val="4B7FA128"/>
    <w:rsid w:val="4BCFFAF3"/>
    <w:rsid w:val="4C096E9E"/>
    <w:rsid w:val="4C3BC1F7"/>
    <w:rsid w:val="4C3DA0B3"/>
    <w:rsid w:val="4C54B517"/>
    <w:rsid w:val="4C5C0987"/>
    <w:rsid w:val="4C63C4EF"/>
    <w:rsid w:val="4C7E3E28"/>
    <w:rsid w:val="4CE3D4CB"/>
    <w:rsid w:val="4CEBF326"/>
    <w:rsid w:val="4CF27640"/>
    <w:rsid w:val="4D40A35C"/>
    <w:rsid w:val="4D75A7E8"/>
    <w:rsid w:val="4D909CB6"/>
    <w:rsid w:val="4ED172AD"/>
    <w:rsid w:val="4EE65435"/>
    <w:rsid w:val="4F7EB73C"/>
    <w:rsid w:val="4FC05C41"/>
    <w:rsid w:val="4FC7ECA2"/>
    <w:rsid w:val="50253E72"/>
    <w:rsid w:val="50375756"/>
    <w:rsid w:val="508508C3"/>
    <w:rsid w:val="516EFBF5"/>
    <w:rsid w:val="51DBC333"/>
    <w:rsid w:val="51FE0E88"/>
    <w:rsid w:val="52939796"/>
    <w:rsid w:val="529D1752"/>
    <w:rsid w:val="52B7A406"/>
    <w:rsid w:val="532CB288"/>
    <w:rsid w:val="53DD80D5"/>
    <w:rsid w:val="53E49760"/>
    <w:rsid w:val="53E9F002"/>
    <w:rsid w:val="53F9E005"/>
    <w:rsid w:val="54944359"/>
    <w:rsid w:val="54E69E51"/>
    <w:rsid w:val="5565CAD1"/>
    <w:rsid w:val="5571A800"/>
    <w:rsid w:val="5598AB65"/>
    <w:rsid w:val="559BFC1E"/>
    <w:rsid w:val="56119466"/>
    <w:rsid w:val="5655F658"/>
    <w:rsid w:val="56593AA9"/>
    <w:rsid w:val="56AB3C51"/>
    <w:rsid w:val="56F9B7D6"/>
    <w:rsid w:val="5744E053"/>
    <w:rsid w:val="57B5F79A"/>
    <w:rsid w:val="57F61B6F"/>
    <w:rsid w:val="57F7DF79"/>
    <w:rsid w:val="58133206"/>
    <w:rsid w:val="581F718B"/>
    <w:rsid w:val="58225F93"/>
    <w:rsid w:val="58368313"/>
    <w:rsid w:val="58AC0DE9"/>
    <w:rsid w:val="58B01222"/>
    <w:rsid w:val="59747E0F"/>
    <w:rsid w:val="59D6B6A7"/>
    <w:rsid w:val="5A7B332D"/>
    <w:rsid w:val="5A82BD7D"/>
    <w:rsid w:val="5ADF5ED3"/>
    <w:rsid w:val="5AFF286B"/>
    <w:rsid w:val="5B06EF26"/>
    <w:rsid w:val="5B7CFBCF"/>
    <w:rsid w:val="5BF29DC0"/>
    <w:rsid w:val="5C3346FA"/>
    <w:rsid w:val="5CCA3276"/>
    <w:rsid w:val="5CDAE98D"/>
    <w:rsid w:val="5D0DE2A2"/>
    <w:rsid w:val="5D14A9AE"/>
    <w:rsid w:val="5D7F38B3"/>
    <w:rsid w:val="5E0DD172"/>
    <w:rsid w:val="5E2D1247"/>
    <w:rsid w:val="5E333F72"/>
    <w:rsid w:val="5E41950B"/>
    <w:rsid w:val="5F2D207D"/>
    <w:rsid w:val="5F40F8AA"/>
    <w:rsid w:val="5F53FAAD"/>
    <w:rsid w:val="600473D1"/>
    <w:rsid w:val="603993D9"/>
    <w:rsid w:val="604B168D"/>
    <w:rsid w:val="604BB40A"/>
    <w:rsid w:val="6081F8F8"/>
    <w:rsid w:val="609C7218"/>
    <w:rsid w:val="60BF5F4A"/>
    <w:rsid w:val="6137D11C"/>
    <w:rsid w:val="616F32B9"/>
    <w:rsid w:val="61727D8F"/>
    <w:rsid w:val="61750AC5"/>
    <w:rsid w:val="61F1D5C6"/>
    <w:rsid w:val="620B681C"/>
    <w:rsid w:val="62A1A64A"/>
    <w:rsid w:val="630BEC55"/>
    <w:rsid w:val="6365738D"/>
    <w:rsid w:val="636F78D8"/>
    <w:rsid w:val="63A15556"/>
    <w:rsid w:val="63D28406"/>
    <w:rsid w:val="63D6AAB1"/>
    <w:rsid w:val="63ED7D65"/>
    <w:rsid w:val="643C6995"/>
    <w:rsid w:val="644CF9C5"/>
    <w:rsid w:val="6453C666"/>
    <w:rsid w:val="6462BB5F"/>
    <w:rsid w:val="647F9CFC"/>
    <w:rsid w:val="64AF8378"/>
    <w:rsid w:val="64E6E147"/>
    <w:rsid w:val="64E91862"/>
    <w:rsid w:val="651A02DF"/>
    <w:rsid w:val="65BE6BAC"/>
    <w:rsid w:val="65D124BA"/>
    <w:rsid w:val="65D8D036"/>
    <w:rsid w:val="65F6AF52"/>
    <w:rsid w:val="660B0B5E"/>
    <w:rsid w:val="66874F23"/>
    <w:rsid w:val="66C6EC8C"/>
    <w:rsid w:val="6750F347"/>
    <w:rsid w:val="67AEC5C3"/>
    <w:rsid w:val="67D20523"/>
    <w:rsid w:val="67E96EC6"/>
    <w:rsid w:val="684B23FE"/>
    <w:rsid w:val="686426F8"/>
    <w:rsid w:val="68CF42CC"/>
    <w:rsid w:val="698BF540"/>
    <w:rsid w:val="69B81AF0"/>
    <w:rsid w:val="69DF0787"/>
    <w:rsid w:val="6A3D9C5A"/>
    <w:rsid w:val="6AD827FC"/>
    <w:rsid w:val="6AE3E15E"/>
    <w:rsid w:val="6B79F441"/>
    <w:rsid w:val="6B8FCC72"/>
    <w:rsid w:val="6BC99BBF"/>
    <w:rsid w:val="6BE42903"/>
    <w:rsid w:val="6C7ACE39"/>
    <w:rsid w:val="6C8AC93A"/>
    <w:rsid w:val="6C8C956B"/>
    <w:rsid w:val="6CB944A3"/>
    <w:rsid w:val="6CC1838D"/>
    <w:rsid w:val="6CC59D9C"/>
    <w:rsid w:val="6CD0DDBD"/>
    <w:rsid w:val="6CD6BB8A"/>
    <w:rsid w:val="6CE42164"/>
    <w:rsid w:val="6D142692"/>
    <w:rsid w:val="6D5F6C31"/>
    <w:rsid w:val="6D7EA325"/>
    <w:rsid w:val="6D869F52"/>
    <w:rsid w:val="6D8B2993"/>
    <w:rsid w:val="6DBC7757"/>
    <w:rsid w:val="6DCAE8A7"/>
    <w:rsid w:val="6E37A51E"/>
    <w:rsid w:val="6E6F99C4"/>
    <w:rsid w:val="6EAEAE04"/>
    <w:rsid w:val="6EBD55AD"/>
    <w:rsid w:val="6F07CA9C"/>
    <w:rsid w:val="6F1D21C9"/>
    <w:rsid w:val="6F3F5002"/>
    <w:rsid w:val="6F6D322E"/>
    <w:rsid w:val="6FA322F2"/>
    <w:rsid w:val="6FF1F9FD"/>
    <w:rsid w:val="701E3635"/>
    <w:rsid w:val="702FABC0"/>
    <w:rsid w:val="705EBB2C"/>
    <w:rsid w:val="70662150"/>
    <w:rsid w:val="70BD8179"/>
    <w:rsid w:val="70E05B6A"/>
    <w:rsid w:val="70F0FC14"/>
    <w:rsid w:val="710CEFD6"/>
    <w:rsid w:val="712B43A6"/>
    <w:rsid w:val="714BD123"/>
    <w:rsid w:val="71BF5AEE"/>
    <w:rsid w:val="72012D48"/>
    <w:rsid w:val="7239B608"/>
    <w:rsid w:val="7244530F"/>
    <w:rsid w:val="72E040B1"/>
    <w:rsid w:val="7339E837"/>
    <w:rsid w:val="733ECFE1"/>
    <w:rsid w:val="735D0DEB"/>
    <w:rsid w:val="73F573BA"/>
    <w:rsid w:val="74154065"/>
    <w:rsid w:val="746653B7"/>
    <w:rsid w:val="74A20604"/>
    <w:rsid w:val="74A3C094"/>
    <w:rsid w:val="74AD4772"/>
    <w:rsid w:val="74EC82FD"/>
    <w:rsid w:val="7544D084"/>
    <w:rsid w:val="7594F41F"/>
    <w:rsid w:val="75F96E8C"/>
    <w:rsid w:val="7608FD43"/>
    <w:rsid w:val="7628F3F9"/>
    <w:rsid w:val="76419B5A"/>
    <w:rsid w:val="764928E7"/>
    <w:rsid w:val="77775D3C"/>
    <w:rsid w:val="779E571D"/>
    <w:rsid w:val="77B7456E"/>
    <w:rsid w:val="77D4EC0C"/>
    <w:rsid w:val="7800C504"/>
    <w:rsid w:val="780F90E4"/>
    <w:rsid w:val="782738FE"/>
    <w:rsid w:val="786060E2"/>
    <w:rsid w:val="7942D4BC"/>
    <w:rsid w:val="79792E49"/>
    <w:rsid w:val="79DF5A49"/>
    <w:rsid w:val="79E136FB"/>
    <w:rsid w:val="7A0C4255"/>
    <w:rsid w:val="7ADB4FDC"/>
    <w:rsid w:val="7AE71A8B"/>
    <w:rsid w:val="7B18BBB5"/>
    <w:rsid w:val="7B9F74CF"/>
    <w:rsid w:val="7BA59FE1"/>
    <w:rsid w:val="7BCDBF88"/>
    <w:rsid w:val="7BEF7108"/>
    <w:rsid w:val="7BF58C2C"/>
    <w:rsid w:val="7C442A0D"/>
    <w:rsid w:val="7D1A852C"/>
    <w:rsid w:val="7D5663D8"/>
    <w:rsid w:val="7E636CD4"/>
    <w:rsid w:val="7E836D0A"/>
    <w:rsid w:val="7E8E0157"/>
    <w:rsid w:val="7E9AB908"/>
    <w:rsid w:val="7EACC437"/>
    <w:rsid w:val="7F7E4745"/>
    <w:rsid w:val="7F90433C"/>
    <w:rsid w:val="7FEB3258"/>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AE809F"/>
  <w15:chartTrackingRefBased/>
  <w15:docId w15:val="{0B09CB32-FAC0-48C8-90FB-6CC11C770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0226"/>
    <w:pPr>
      <w:jc w:val="both"/>
    </w:pPr>
    <w:rPr>
      <w:rFonts w:ascii="Arial" w:hAnsi="Arial"/>
      <w:sz w:val="22"/>
      <w:lang w:val="es-ES" w:eastAsia="es-ES"/>
    </w:rPr>
  </w:style>
  <w:style w:type="paragraph" w:styleId="Ttulo1">
    <w:name w:val="heading 1"/>
    <w:basedOn w:val="Normal"/>
    <w:next w:val="Normal"/>
    <w:qFormat/>
    <w:pPr>
      <w:keepNext/>
      <w:numPr>
        <w:numId w:val="13"/>
      </w:numPr>
      <w:spacing w:before="200"/>
      <w:jc w:val="left"/>
      <w:outlineLvl w:val="0"/>
    </w:pPr>
    <w:rPr>
      <w:b/>
      <w:kern w:val="28"/>
      <w:sz w:val="28"/>
      <w:lang w:val="es-ES_tradnl" w:eastAsia="ja-JP"/>
    </w:rPr>
  </w:style>
  <w:style w:type="paragraph" w:styleId="Ttulo2">
    <w:name w:val="heading 2"/>
    <w:basedOn w:val="Normal"/>
    <w:next w:val="Normal"/>
    <w:qFormat/>
    <w:rsid w:val="006033E2"/>
    <w:pPr>
      <w:keepNext/>
      <w:numPr>
        <w:ilvl w:val="1"/>
        <w:numId w:val="13"/>
      </w:numPr>
      <w:spacing w:before="360" w:after="120"/>
      <w:jc w:val="left"/>
      <w:outlineLvl w:val="1"/>
    </w:pPr>
    <w:rPr>
      <w:b/>
      <w:sz w:val="24"/>
      <w:lang w:val="es-ES_tradnl" w:eastAsia="ja-JP"/>
    </w:rPr>
  </w:style>
  <w:style w:type="paragraph" w:styleId="Ttulo3">
    <w:name w:val="heading 3"/>
    <w:basedOn w:val="Normal"/>
    <w:next w:val="Normal"/>
    <w:qFormat/>
    <w:rsid w:val="006033E2"/>
    <w:pPr>
      <w:keepNext/>
      <w:numPr>
        <w:ilvl w:val="2"/>
        <w:numId w:val="13"/>
      </w:numPr>
      <w:spacing w:before="360" w:after="120"/>
      <w:jc w:val="left"/>
      <w:outlineLvl w:val="2"/>
    </w:pPr>
    <w:rPr>
      <w:b/>
      <w:lang w:val="es-ES_tradnl" w:eastAsia="ja-JP"/>
    </w:rPr>
  </w:style>
  <w:style w:type="paragraph" w:styleId="Ttulo4">
    <w:name w:val="heading 4"/>
    <w:basedOn w:val="Normal"/>
    <w:next w:val="Normal"/>
    <w:qFormat/>
    <w:pPr>
      <w:keepNext/>
      <w:spacing w:before="120" w:after="120"/>
      <w:outlineLvl w:val="3"/>
    </w:pPr>
    <w:rPr>
      <w:b/>
      <w:lang w:val="es-ES_tradnl" w:eastAsia="ja-JP"/>
    </w:rPr>
  </w:style>
  <w:style w:type="paragraph" w:styleId="Ttulo5">
    <w:name w:val="heading 5"/>
    <w:basedOn w:val="Normal"/>
    <w:next w:val="Normal"/>
    <w:qFormat/>
    <w:pPr>
      <w:keepNext/>
      <w:numPr>
        <w:ilvl w:val="4"/>
        <w:numId w:val="13"/>
      </w:numPr>
      <w:outlineLvl w:val="4"/>
    </w:pPr>
    <w:rPr>
      <w:b/>
      <w:lang w:val="es-MX" w:eastAsia="ja-JP"/>
    </w:rPr>
  </w:style>
  <w:style w:type="paragraph" w:styleId="Ttulo6">
    <w:name w:val="heading 6"/>
    <w:basedOn w:val="Normal"/>
    <w:next w:val="Normal"/>
    <w:qFormat/>
    <w:pPr>
      <w:keepNext/>
      <w:numPr>
        <w:ilvl w:val="5"/>
        <w:numId w:val="13"/>
      </w:numPr>
      <w:outlineLvl w:val="5"/>
    </w:pPr>
    <w:rPr>
      <w:b/>
      <w:lang w:val="es-ES_tradnl" w:eastAsia="ja-JP"/>
    </w:rPr>
  </w:style>
  <w:style w:type="paragraph" w:styleId="Ttulo7">
    <w:name w:val="heading 7"/>
    <w:basedOn w:val="Normal"/>
    <w:next w:val="Normal"/>
    <w:qFormat/>
    <w:pPr>
      <w:keepNext/>
      <w:numPr>
        <w:ilvl w:val="6"/>
        <w:numId w:val="13"/>
      </w:numPr>
      <w:jc w:val="center"/>
      <w:outlineLvl w:val="6"/>
    </w:pPr>
    <w:rPr>
      <w:b/>
      <w:sz w:val="40"/>
      <w:u w:val="single"/>
      <w:lang w:val="es-ES_tradnl" w:eastAsia="ja-JP"/>
    </w:rPr>
  </w:style>
  <w:style w:type="paragraph" w:styleId="Ttulo8">
    <w:name w:val="heading 8"/>
    <w:basedOn w:val="Normal"/>
    <w:next w:val="Normal"/>
    <w:qFormat/>
    <w:pPr>
      <w:keepNext/>
      <w:numPr>
        <w:ilvl w:val="7"/>
        <w:numId w:val="13"/>
      </w:numPr>
      <w:jc w:val="center"/>
      <w:outlineLvl w:val="7"/>
    </w:pPr>
    <w:rPr>
      <w:b/>
      <w:lang w:val="es-ES_tradnl" w:eastAsia="ja-JP"/>
    </w:rPr>
  </w:style>
  <w:style w:type="paragraph" w:styleId="Ttulo9">
    <w:name w:val="heading 9"/>
    <w:basedOn w:val="Normal"/>
    <w:next w:val="Normal"/>
    <w:qFormat/>
    <w:pPr>
      <w:keepNext/>
      <w:numPr>
        <w:ilvl w:val="8"/>
        <w:numId w:val="13"/>
      </w:numPr>
      <w:outlineLvl w:val="8"/>
    </w:pPr>
    <w:rPr>
      <w:b/>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encabezado"/>
    <w:basedOn w:val="Normal"/>
    <w:link w:val="EncabezadoCar"/>
    <w:rsid w:val="00183D9B"/>
    <w:pPr>
      <w:tabs>
        <w:tab w:val="center" w:pos="4252"/>
        <w:tab w:val="right" w:pos="8504"/>
      </w:tabs>
    </w:pPr>
    <w:rPr>
      <w:caps/>
      <w:sz w:val="16"/>
    </w:rPr>
  </w:style>
  <w:style w:type="paragraph" w:styleId="Piedepgina">
    <w:name w:val="footer"/>
    <w:basedOn w:val="Normal"/>
    <w:link w:val="PiedepginaCar"/>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lang w:val="es-PE" w:eastAsia="ja-JP"/>
    </w:rPr>
  </w:style>
  <w:style w:type="paragraph" w:customStyle="1" w:styleId="ATextodetablas">
    <w:name w:val="ATexto de tablas"/>
    <w:basedOn w:val="Normal"/>
    <w:rsid w:val="00410ECA"/>
    <w:pPr>
      <w:jc w:val="center"/>
    </w:pPr>
    <w:rPr>
      <w:sz w:val="20"/>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CarCarCarCarCarCarCarCarCarCar">
    <w:name w:val="Car Car Car Car Car Car Car Car Car Car"/>
    <w:basedOn w:val="Normal"/>
    <w:rsid w:val="005E7FAD"/>
    <w:pPr>
      <w:spacing w:after="160" w:line="240" w:lineRule="exact"/>
      <w:jc w:val="left"/>
    </w:pPr>
    <w:rPr>
      <w:rFonts w:ascii="Tahoma" w:hAnsi="Tahoma"/>
      <w:sz w:val="20"/>
      <w:lang w:val="en-US" w:eastAsia="en-US"/>
    </w:rPr>
  </w:style>
  <w:style w:type="paragraph" w:customStyle="1" w:styleId="CarCarCarCarCarCarCarCarCarCar0">
    <w:name w:val="Car Car Car Car Car Car Car Car Car Car0"/>
    <w:basedOn w:val="Normal"/>
    <w:rsid w:val="00B44118"/>
    <w:pPr>
      <w:spacing w:after="160" w:line="240" w:lineRule="exact"/>
      <w:jc w:val="left"/>
    </w:pPr>
    <w:rPr>
      <w:rFonts w:ascii="Tahoma" w:hAnsi="Tahoma"/>
      <w:sz w:val="20"/>
      <w:lang w:val="en-US" w:eastAsia="en-US"/>
    </w:rPr>
  </w:style>
  <w:style w:type="paragraph" w:customStyle="1" w:styleId="ATextoconvietas3">
    <w:name w:val="ATexto con viñetas 3"/>
    <w:basedOn w:val="Normal"/>
    <w:rsid w:val="00B00226"/>
    <w:pPr>
      <w:numPr>
        <w:numId w:val="11"/>
      </w:numPr>
      <w:tabs>
        <w:tab w:val="left" w:pos="431"/>
      </w:tabs>
    </w:pPr>
    <w:rPr>
      <w:lang w:val="es-ES_tradnl" w:eastAsia="ja-JP"/>
    </w:rPr>
  </w:style>
  <w:style w:type="paragraph" w:customStyle="1" w:styleId="ATextoconviletas">
    <w:name w:val="ATexto con viletas"/>
    <w:basedOn w:val="Normal"/>
    <w:rsid w:val="006B2BEA"/>
    <w:pPr>
      <w:numPr>
        <w:numId w:val="12"/>
      </w:numPr>
      <w:tabs>
        <w:tab w:val="left" w:pos="862"/>
      </w:tabs>
    </w:pPr>
    <w:rPr>
      <w:lang w:val="es-PE" w:eastAsia="ja-JP"/>
    </w:rPr>
  </w:style>
  <w:style w:type="paragraph" w:customStyle="1" w:styleId="TtulodeTDC">
    <w:name w:val="Título de TDC"/>
    <w:basedOn w:val="Ttulo1"/>
    <w:next w:val="Normal"/>
    <w:uiPriority w:val="39"/>
    <w:unhideWhenUsed/>
    <w:qFormat/>
    <w:rsid w:val="00C45AA0"/>
    <w:pPr>
      <w:keepLines/>
      <w:numPr>
        <w:numId w:val="0"/>
      </w:numPr>
      <w:spacing w:before="240" w:line="259" w:lineRule="auto"/>
      <w:outlineLvl w:val="9"/>
    </w:pPr>
    <w:rPr>
      <w:rFonts w:ascii="Calibri Light" w:hAnsi="Calibri Light"/>
      <w:b w:val="0"/>
      <w:color w:val="2E74B5"/>
      <w:kern w:val="0"/>
      <w:sz w:val="32"/>
      <w:szCs w:val="32"/>
      <w:lang w:val="es-PE" w:eastAsia="es-PE"/>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tabs>
        <w:tab w:val="clear" w:pos="643"/>
        <w:tab w:val="num" w:pos="360"/>
      </w:tabs>
      <w:ind w:left="360"/>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7D7323"/>
    <w:rPr>
      <w:caps/>
    </w:rPr>
  </w:style>
  <w:style w:type="paragraph" w:styleId="TDC2">
    <w:name w:val="toc 2"/>
    <w:basedOn w:val="Normal"/>
    <w:next w:val="Normal"/>
    <w:autoRedefine/>
    <w:uiPriority w:val="39"/>
    <w:pPr>
      <w:ind w:left="200"/>
    </w:pPr>
  </w:style>
  <w:style w:type="character" w:styleId="Hipervnculo">
    <w:name w:val="Hyperlink"/>
    <w:uiPriority w:val="99"/>
    <w:rsid w:val="00607D6B"/>
    <w:rPr>
      <w:color w:val="0000FF"/>
      <w:u w:val="single"/>
    </w:rPr>
  </w:style>
  <w:style w:type="character" w:styleId="Refdecomentario">
    <w:name w:val="annotation reference"/>
    <w:semiHidden/>
    <w:rsid w:val="004B1EA7"/>
    <w:rPr>
      <w:sz w:val="16"/>
      <w:szCs w:val="16"/>
    </w:rPr>
  </w:style>
  <w:style w:type="paragraph" w:styleId="Textocomentario">
    <w:name w:val="annotation text"/>
    <w:basedOn w:val="Normal"/>
    <w:semiHidden/>
    <w:rsid w:val="004B1EA7"/>
  </w:style>
  <w:style w:type="paragraph" w:styleId="Asuntodelcomentario">
    <w:name w:val="annotation subject"/>
    <w:basedOn w:val="Textocomentario"/>
    <w:next w:val="Textocomentario"/>
    <w:semiHidden/>
    <w:rsid w:val="004B1EA7"/>
    <w:rPr>
      <w:b/>
      <w:bCs/>
    </w:rPr>
  </w:style>
  <w:style w:type="paragraph" w:styleId="Textodeglobo">
    <w:name w:val="Balloon Text"/>
    <w:basedOn w:val="Normal"/>
    <w:semiHidden/>
    <w:rsid w:val="004B1EA7"/>
    <w:rPr>
      <w:rFonts w:ascii="Tahoma" w:hAnsi="Tahoma" w:cs="Tahoma"/>
      <w:sz w:val="16"/>
      <w:szCs w:val="16"/>
    </w:rPr>
  </w:style>
  <w:style w:type="character" w:styleId="Textoennegrita">
    <w:name w:val="Strong"/>
    <w:qFormat/>
    <w:rsid w:val="003D009D"/>
    <w:rPr>
      <w:b/>
      <w:bCs/>
    </w:rPr>
  </w:style>
  <w:style w:type="paragraph" w:styleId="NormalWeb">
    <w:name w:val="Normal (Web)"/>
    <w:basedOn w:val="Normal"/>
    <w:rsid w:val="00D93171"/>
    <w:pPr>
      <w:spacing w:before="100" w:beforeAutospacing="1" w:after="100" w:afterAutospacing="1"/>
      <w:jc w:val="left"/>
    </w:pPr>
    <w:rPr>
      <w:rFonts w:ascii="Times New Roman" w:hAnsi="Times New Roman"/>
      <w:sz w:val="24"/>
      <w:szCs w:val="24"/>
    </w:rPr>
  </w:style>
  <w:style w:type="character" w:styleId="nfasis">
    <w:name w:val="Emphasis"/>
    <w:qFormat/>
    <w:rsid w:val="00F015E9"/>
    <w:rPr>
      <w:i/>
      <w:iCs/>
    </w:rPr>
  </w:style>
  <w:style w:type="paragraph" w:styleId="TDC3">
    <w:name w:val="toc 3"/>
    <w:basedOn w:val="Normal"/>
    <w:next w:val="Normal"/>
    <w:autoRedefine/>
    <w:semiHidden/>
    <w:rsid w:val="003F4D79"/>
    <w:pPr>
      <w:ind w:left="400"/>
    </w:pPr>
  </w:style>
  <w:style w:type="character" w:customStyle="1" w:styleId="EncabezadoCar">
    <w:name w:val="Encabezado Car"/>
    <w:aliases w:val="h Car,encabezado Car"/>
    <w:link w:val="Encabezado"/>
    <w:rsid w:val="00183D9B"/>
    <w:rPr>
      <w:rFonts w:ascii="Arial" w:hAnsi="Arial"/>
      <w:caps/>
      <w:sz w:val="16"/>
      <w:lang w:val="es-ES" w:eastAsia="es-ES" w:bidi="ar-SA"/>
    </w:rPr>
  </w:style>
  <w:style w:type="character" w:customStyle="1" w:styleId="PiedepginaCar">
    <w:name w:val="Pie de página Car"/>
    <w:link w:val="Piedepgina"/>
    <w:rsid w:val="003F4D79"/>
    <w:rPr>
      <w:rFonts w:ascii="Arial" w:hAnsi="Arial"/>
      <w:lang w:val="es-ES" w:eastAsia="es-ES" w:bidi="ar-SA"/>
    </w:rPr>
  </w:style>
  <w:style w:type="paragraph" w:customStyle="1" w:styleId="Cartula1">
    <w:name w:val="Carátula 1"/>
    <w:basedOn w:val="Normal"/>
    <w:rsid w:val="003F4D79"/>
    <w:pPr>
      <w:jc w:val="center"/>
    </w:pPr>
    <w:rPr>
      <w:rFonts w:cs="Arial"/>
      <w:b/>
      <w:sz w:val="40"/>
      <w:szCs w:val="22"/>
    </w:rPr>
  </w:style>
  <w:style w:type="paragraph" w:customStyle="1" w:styleId="EstiloTtulo1Antes0pto">
    <w:name w:val="Estilo Título 1 + Antes:  0 pto"/>
    <w:basedOn w:val="Ttulo1"/>
    <w:rsid w:val="007D7323"/>
    <w:pPr>
      <w:tabs>
        <w:tab w:val="left" w:pos="431"/>
      </w:tabs>
      <w:spacing w:before="360" w:after="120"/>
    </w:pPr>
    <w:rPr>
      <w:bCs/>
      <w:caps/>
      <w:sz w:val="26"/>
    </w:rPr>
  </w:style>
  <w:style w:type="paragraph" w:customStyle="1" w:styleId="EstiloTtuloIzquierda">
    <w:name w:val="Estilo Título + Izquierda"/>
    <w:basedOn w:val="Ttulo"/>
    <w:rsid w:val="008F455F"/>
    <w:pPr>
      <w:jc w:val="left"/>
    </w:pPr>
    <w:rPr>
      <w:bCs/>
      <w:sz w:val="22"/>
    </w:rPr>
  </w:style>
  <w:style w:type="table" w:styleId="Tablaconcuadrcula">
    <w:name w:val="Table Grid"/>
    <w:basedOn w:val="Tablanormal"/>
    <w:rsid w:val="003A642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77BEF"/>
    <w:pPr>
      <w:spacing w:after="160" w:line="259" w:lineRule="auto"/>
      <w:ind w:left="720"/>
      <w:contextualSpacing/>
      <w:jc w:val="left"/>
    </w:pPr>
    <w:rPr>
      <w:rFonts w:asciiTheme="minorHAnsi" w:eastAsiaTheme="minorHAnsi" w:hAnsiTheme="minorHAnsi" w:cstheme="minorBidi"/>
      <w:szCs w:val="22"/>
      <w:lang w:val="es-PE" w:eastAsia="en-US"/>
    </w:rPr>
  </w:style>
  <w:style w:type="paragraph" w:customStyle="1" w:styleId="CarCarCarCarCarCarCarCarCarCar00">
    <w:name w:val="Car Car Car Car Car Car Car Car Car Car00"/>
    <w:basedOn w:val="Normal"/>
    <w:rsid w:val="002E0C96"/>
    <w:pPr>
      <w:spacing w:after="160" w:line="240" w:lineRule="exact"/>
      <w:jc w:val="left"/>
    </w:pPr>
    <w:rPr>
      <w:rFonts w:ascii="Tahoma" w:hAnsi="Tahoma"/>
      <w:sz w:val="20"/>
      <w:lang w:val="en-US" w:eastAsia="en-US"/>
    </w:rPr>
  </w:style>
  <w:style w:type="paragraph" w:customStyle="1" w:styleId="CarCarCarCarCarCarCarCarCarCar000">
    <w:name w:val="Car Car Car Car Car Car Car Car Car Car000"/>
    <w:basedOn w:val="Normal"/>
    <w:rsid w:val="006E72BA"/>
    <w:pPr>
      <w:spacing w:after="160" w:line="240" w:lineRule="exact"/>
      <w:jc w:val="left"/>
    </w:pPr>
    <w:rPr>
      <w:rFonts w:ascii="Tahoma" w:hAnsi="Tahoma"/>
      <w:sz w:val="20"/>
      <w:lang w:val="en-US" w:eastAsia="en-US"/>
    </w:rPr>
  </w:style>
  <w:style w:type="paragraph" w:customStyle="1" w:styleId="CarCarCarCarCarCarCarCarCarCar0000">
    <w:name w:val="Car Car Car Car Car Car Car Car Car Car0000"/>
    <w:basedOn w:val="Normal"/>
    <w:rsid w:val="00F742DB"/>
    <w:pPr>
      <w:spacing w:after="160" w:line="240" w:lineRule="exact"/>
      <w:jc w:val="left"/>
    </w:pPr>
    <w:rPr>
      <w:rFonts w:ascii="Tahoma" w:hAnsi="Tahoma"/>
      <w:sz w:val="20"/>
      <w:lang w:val="en-US" w:eastAsia="en-US"/>
    </w:rPr>
  </w:style>
  <w:style w:type="paragraph" w:customStyle="1" w:styleId="CarCarCarCarCarCarCarCarCarCar00000">
    <w:name w:val="Car Car Car Car Car Car Car Car Car Car00000"/>
    <w:basedOn w:val="Normal"/>
    <w:rsid w:val="005C097B"/>
    <w:pPr>
      <w:spacing w:after="160" w:line="240" w:lineRule="exact"/>
      <w:jc w:val="left"/>
    </w:pPr>
    <w:rPr>
      <w:rFonts w:ascii="Tahoma" w:hAnsi="Tahoma"/>
      <w:sz w:val="20"/>
      <w:lang w:val="en-US" w:eastAsia="en-US"/>
    </w:rPr>
  </w:style>
  <w:style w:type="paragraph" w:styleId="Revisin">
    <w:name w:val="Revision"/>
    <w:hidden/>
    <w:uiPriority w:val="99"/>
    <w:semiHidden/>
    <w:rsid w:val="00CF727C"/>
    <w:rPr>
      <w:rFonts w:ascii="Arial" w:hAnsi="Arial"/>
      <w:sz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4029529">
      <w:bodyDiv w:val="1"/>
      <w:marLeft w:val="0"/>
      <w:marRight w:val="0"/>
      <w:marTop w:val="0"/>
      <w:marBottom w:val="0"/>
      <w:divBdr>
        <w:top w:val="none" w:sz="0" w:space="0" w:color="auto"/>
        <w:left w:val="none" w:sz="0" w:space="0" w:color="auto"/>
        <w:bottom w:val="none" w:sz="0" w:space="0" w:color="auto"/>
        <w:right w:val="none" w:sz="0" w:space="0" w:color="auto"/>
      </w:divBdr>
    </w:div>
    <w:div w:id="997659355">
      <w:bodyDiv w:val="1"/>
      <w:marLeft w:val="0"/>
      <w:marRight w:val="0"/>
      <w:marTop w:val="0"/>
      <w:marBottom w:val="0"/>
      <w:divBdr>
        <w:top w:val="none" w:sz="0" w:space="0" w:color="auto"/>
        <w:left w:val="none" w:sz="0" w:space="0" w:color="auto"/>
        <w:bottom w:val="none" w:sz="0" w:space="0" w:color="auto"/>
        <w:right w:val="none" w:sz="0" w:space="0" w:color="auto"/>
      </w:divBdr>
    </w:div>
    <w:div w:id="1141582274">
      <w:bodyDiv w:val="1"/>
      <w:marLeft w:val="0"/>
      <w:marRight w:val="0"/>
      <w:marTop w:val="0"/>
      <w:marBottom w:val="0"/>
      <w:divBdr>
        <w:top w:val="none" w:sz="0" w:space="0" w:color="auto"/>
        <w:left w:val="none" w:sz="0" w:space="0" w:color="auto"/>
        <w:bottom w:val="none" w:sz="0" w:space="0" w:color="auto"/>
        <w:right w:val="none" w:sz="0" w:space="0" w:color="auto"/>
      </w:divBdr>
    </w:div>
    <w:div w:id="1257248111">
      <w:bodyDiv w:val="1"/>
      <w:marLeft w:val="0"/>
      <w:marRight w:val="0"/>
      <w:marTop w:val="0"/>
      <w:marBottom w:val="0"/>
      <w:divBdr>
        <w:top w:val="none" w:sz="0" w:space="0" w:color="auto"/>
        <w:left w:val="none" w:sz="0" w:space="0" w:color="auto"/>
        <w:bottom w:val="none" w:sz="0" w:space="0" w:color="auto"/>
        <w:right w:val="none" w:sz="0" w:space="0" w:color="auto"/>
      </w:divBdr>
    </w:div>
    <w:div w:id="1384985022">
      <w:bodyDiv w:val="1"/>
      <w:marLeft w:val="0"/>
      <w:marRight w:val="0"/>
      <w:marTop w:val="0"/>
      <w:marBottom w:val="0"/>
      <w:divBdr>
        <w:top w:val="none" w:sz="0" w:space="0" w:color="auto"/>
        <w:left w:val="none" w:sz="0" w:space="0" w:color="auto"/>
        <w:bottom w:val="none" w:sz="0" w:space="0" w:color="auto"/>
        <w:right w:val="none" w:sz="0" w:space="0" w:color="auto"/>
      </w:divBdr>
    </w:div>
    <w:div w:id="1939483156">
      <w:bodyDiv w:val="1"/>
      <w:marLeft w:val="0"/>
      <w:marRight w:val="0"/>
      <w:marTop w:val="0"/>
      <w:marBottom w:val="0"/>
      <w:divBdr>
        <w:top w:val="none" w:sz="0" w:space="0" w:color="auto"/>
        <w:left w:val="none" w:sz="0" w:space="0" w:color="auto"/>
        <w:bottom w:val="none" w:sz="0" w:space="0" w:color="auto"/>
        <w:right w:val="none" w:sz="0" w:space="0" w:color="auto"/>
      </w:divBdr>
    </w:div>
    <w:div w:id="20488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2T23:12:03.317"/>
    </inkml:context>
    <inkml:brush xml:id="br0">
      <inkml:brushProperty name="width" value="0.1" units="cm"/>
      <inkml:brushProperty name="height" value="0.1" units="cm"/>
    </inkml:brush>
  </inkml:definitions>
  <inkml:trace contextRef="#ctx0" brushRef="#br0">24 1151 16383 0 0,'0'2'0'0'0,"-2"3"0"0"0,0 2 0 0 0,-1 2 0 0 0,1 1 0 0 0,0 2 0 0 0,0 0 0 0 0,-2 0 0 0 0,2 0 0 0 0,0 0 0 0 0,0 1 0 0 0,2-2 0 0 0,-1 0 0 0 0,1 2 0 0 0,0-2 0 0 0,0 0 0 0 0,1 1 0 0 0,-1-1 0 0 0,0 1 0 0 0,0 0 0 0 0,0 0 0 0 0,0-1 0 0 0,0 1 0 0 0,0-1 0 0 0,0 2 0 0 0,0-2 0 0 0,0 0 0 0 0,0 1 0 0 0,0-1 0 0 0,0 1 0 0 0,0 0 0 0 0,0 0 0 0 0,0-1 0 0 0,0 1 0 0 0,0-1 0 0 0,0 1 0 0 0,2 0 0 0 0,0-1 0 0 0,1 1 0 0 0,1-1 0 0 0,0 1 0 0 0,0 0 0 0 0,-2 0 0 0 0,2-1 0 0 0,-1 1 0 0 0,2-1 0 0 0,-1 1 0 0 0,0 0 0 0 0,1 0 0 0 0,-1-1 0 0 0,2 0 0 0 0,-1 1 0 0 0,1 0 0 0 0,-1 0 0 0 0,1-1 0 0 0,0 1 0 0 0,0-1 0 0 0,0 1 0 0 0,0 0 0 0 0,-1 0 0 0 0,2-3 0 0 0,-2 0 0 0 0,1-2 0 0 0,-1 0 0 0 0,1-1 0 0 0,0 0 0 0 0,0-1 0 0 0,2-1 0 0 0,-2 1 0 0 0,2-1 0 0 0,1-1 0 0 0,-1-1 0 0 0,3 0 0 0 0,0-2 0 0 0,0 0 0 0 0,1 0 0 0 0,0 0 0 0 0,0 0 0 0 0,-1 0 0 0 0,1 0 0 0 0,0 0 0 0 0,-3-2 0 0 0,1-1 0 0 0,-1 0 0 0 0,1-1 0 0 0,0 0 0 0 0,0-1 0 0 0,1-2 0 0 0,1 0 0 0 0,0 0 0 0 0,-1-2 0 0 0,1 2 0 0 0,0-1 0 0 0,-3 0 0 0 0,1 0 0 0 0,-4 0 0 0 0,2-1 0 0 0,0 3 0 0 0,-2-3 0 0 0,1 3 0 0 0,-1 0 0 0 0,1-2 0 0 0,0-1 0 0 0,0-1 0 0 0,1 2 0 0 0,-2-1 0 0 0,0-1 0 0 0,0 1 0 0 0,0 1 0 0 0,0-1 0 0 0,0 0 0 0 0,-1 0 0 0 0,1-1 0 0 0,0-2 0 0 0,0 1 0 0 0,0 0 0 0 0,0-1 0 0 0,-1 1 0 0 0,1 1 0 0 0,0 1 0 0 0,-2-1 0 0 0,0 1 0 0 0,1-2 0 0 0,0 0 0 0 0,0 1 0 0 0,1-2 0 0 0,0 0 0 0 0,-2 1 0 0 0,0-1 0 0 0,0 0 0 0 0,2-1 0 0 0,-2-2 0 0 0,3 1 0 0 0,-2 0 0 0 0,-1 1 0 0 0,-1 1 0 0 0,1-1 0 0 0,-1 1 0 0 0,0 1 0 0 0,-1-1 0 0 0,2 3 0 0 0,-2 0 0 0 0,1 0 0 0 0,-1 0 0 0 0,0-2 0 0 0,-1 1 0 0 0,-1-1 0 0 0,2-1 0 0 0,1 0 0 0 0,-1-1 0 0 0,0-2 0 0 0,-1 1 0 0 0,0 0 0 0 0,-1 2 0 0 0,0-1 0 0 0,0 1 0 0 0,0 0 0 0 0,0 0 0 0 0,0 1 0 0 0,0-1 0 0 0,0 1 0 0 0,0-1 0 0 0,0 0 0 0 0,0 1 0 0 0,0-1 0 0 0,0 1 0 0 0,0-1 0 0 0,0 0 0 0 0,0 1 0 0 0,0-1 0 0 0,0 0 0 0 0,0 1 0 0 0,0-1 0 0 0,0 0 0 0 0,0 1 0 0 0,0-1 0 0 0,0 1 0 0 0,0-1 0 0 0,0 0 0 0 0,0 1 0 0 0,0-1 0 0 0,0 0 0 0 0,0 1 0 0 0,0-1 0 0 0,0 0 0 0 0,2 1 0 0 0,0-1 0 0 0,1 1 0 0 0,-1-1 0 0 0,-1 0 0 0 0,0 1 0 0 0,0-1 0 0 0,-1 0 0 0 0,0 1 0 0 0,0-1 0 0 0,0 0 0 0 0,0 1 0 0 0,0-1 0 0 0,0 1 0 0 0,0-1 0 0 0,1 0 0 0 0,2 1 0 0 0,-1-1 0 0 0,1 0 0 0 0,-2-1 0 0 0,0-1 0 0 0,-1 0 0 0 0,0 0 0 0 0,0 1 0 0 0,0-2 0 0 0,0 0 0 0 0,0 1 0 0 0,2 0 0 0 0,1 2 0 0 0,-1-3 0 0 0,0 0 0 0 0,-1 2 0 0 0,1-2 0 0 0,-2 1 0 0 0,0-1 0 0 0,0 0 0 0 0,0-1 0 0 0,0 0 0 0 0,0 2 0 0 0,0 0 0 0 0,0 1 0 0 0,0 0 0 0 0,0 1 0 0 0,0 1 0 0 0,0-1 0 0 0,0 1 0 0 0,0-1 0 0 0,0 0 0 0 0,0 1 0 0 0,0 0 0 0 0,0-1 0 0 0,0 1 0 0 0,0-1 0 0 0,0 0 0 0 0,0 1 0 0 0,0-2 0 0 0,0 2 0 0 0,0 0 0 0 0,0-1 0 0 0,0 0 0 0 0,0 1 0 0 0,0-1 0 0 0,0 1 0 0 0,0-1 0 0 0,0 0 0 0 0,0 4 0 0 0,0 6 0 0 0,2 5 0 0 0,0 3 0 0 0,1 4 0 0 0,-1 1 0 0 0,1-1 0 0 0,1 1 0 0 0,-2-1 0 0 0,1 0 0 0 0,-1 0 0 0 0,0 2 0 0 0,2-1 0 0 0,-2 1 0 0 0,0-1 0 0 0,1 1 0 0 0,0 0 0 0 0,0 0 0 0 0,-1-1 0 0 0,-1 1 0 0 0,3-1 0 0 0,-2 1 0 0 0,1 0 0 0 0,-1-1 0 0 0,-1 1 0 0 0,2 0 0 0 0,0-1 0 0 0,0 1 0 0 0,-1 0 0 0 0,1-1 0 0 0,0 3 0 0 0,0 2 0 0 0,0 1 0 0 0,-1-1 0 0 0,2 1 0 0 0,-2 0 0 0 0,1-2 0 0 0,-2 1 0 0 0,2 0 0 0 0,0 1 0 0 0,0 0 0 0 0,-1-1 0 0 0,-2-2 0 0 0,4 1 0 0 0,-2 1 0 0 0,1-2 0 0 0,-1 1 0 0 0,-1 1 0 0 0,0-1 0 0 0,2 0 0 0 0,-1 1 0 0 0,1-1 0 0 0,-2-1 0 0 0,1 1 0 0 0,0 1 0 0 0,2-2 0 0 0,-1-1 0 0 0,-1 2 0 0 0,0 0 0 0 0,2 0 0 0 0,-1 1 0 0 0,-1-1 0 0 0,1 0 0 0 0,1-1 0 0 0,-2-1 0 0 0,3 2 0 0 0,-1-1 0 0 0,1 2 0 0 0,0 0 0 0 0,1 0 0 0 0,0-2 0 0 0,-2-1 0 0 0,0 2 0 0 0,1 0 0 0 0,-2-1 0 0 0,2 0 0 0 0,-1-2 0 0 0,-1 1 0 0 0,1-1 0 0 0,0 2 0 0 0,1 0 0 0 0,0-1 0 0 0,-1 2 0 0 0,1-3 0 0 0,-1 0 0 0 0,0 1 0 0 0,0-1 0 0 0,0-1 0 0 0,1 1 0 0 0,0 1 0 0 0,-1 1 0 0 0,1 0 0 0 0,-1 0 0 0 0,2-1 0 0 0,-1-1 0 0 0,1 1 0 0 0,-1-1 0 0 0,-1-1 0 0 0,1 1 0 0 0,-1-1 0 0 0,0 0 0 0 0,0 1 0 0 0,0-1 0 0 0,-1 1 0 0 0,1-2 0 0 0,0-1 0 0 0,-1 0 0 0 0,0 1 0 0 0,0-2 0 0 0,0 0 0 0 0,0 1 0 0 0,2 0 0 0 0,-1 1 0 0 0,1 1 0 0 0,0 0 0 0 0,-2 1 0 0 0,3-2 0 0 0,-2-1 0 0 0,-1 1 0 0 0,1-1 0 0 0,1 1 0 0 0,0-1 0 0 0,0 0 0 0 0,0-2 0 0 0,1-4 0 0 0,-2-5 0 0 0,-1-3 0 0 0,-1-4 0 0 0,-1-1 0 0 0,-1-2 0 0 0,0 0 0 0 0,0-1 0 0 0,0 0 0 0 0,0 2 0 0 0,-1-1 0 0 0,1 0 0 0 0,0-1 0 0 0,0 2 0 0 0,0 0 0 0 0,0-1 0 0 0,0 0 0 0 0,0 1 0 0 0,0-1 0 0 0,0 0 0 0 0,0 1 0 0 0,0-1 0 0 0,0 1 0 0 0,0-1 0 0 0,0 0 0 0 0,0 1 0 0 0,0-1 0 0 0,0 1 0 0 0,0-1 0 0 0,1-2 0 0 0,2 0 0 0 0,0 0 0 0 0,1 0 0 0 0,0 1 0 0 0,-1 0 0 0 0,2 3 0 0 0,-1 1 0 0 0,0 0 0 0 0,0-1 0 0 0,0 0 0 0 0,2 2 0 0 0,-2 0 0 0 0,2 0 0 0 0,0 1 0 0 0,0 1 0 0 0,1 2 0 0 0,2 2 0 0 0,0 2 0 0 0,-1 4 0 0 0,-2 3 0 0 0,1 2 0 0 0,0 2 0 0 0,-1 1 0 0 0,-1 0 0 0 0,1 1 0 0 0,0-1 0 0 0,-2 0 0 0 0,0 0 0 0 0,1 0 0 0 0,-2 0 0 0 0,2-2 0 0 0,-1-2 0 0 0,-2 2 0 0 0,1-1 0 0 0,0-1 0 0 0,0 0 0 0 0,0 0 0 0 0,-1 3 0 0 0,2-3 0 0 0,-2 0 0 0 0,2 0 0 0 0,0 2 0 0 0,0 0 0 0 0,1-1 0 0 0,2-3 0 0 0,1 0 0 0 0,0-6 0 0 0,-1-3 0 0 0,-1-2 0 0 0,-1-2 0 0 0,1-1 0 0 0,-1-2 0 0 0,1 0 0 0 0,2 4 0 0 0,-2-1 0 0 0,2 2 0 0 0,0 1 0 0 0,1 2 0 0 0,-1-2 0 0 0,1 1 0 0 0,-2-2 0 0 0,0 1 0 0 0,-2-2 0 0 0,2 1 0 0 0,-1-1 0 0 0,0-2 0 0 0,-1-1 0 0 0,0-1 0 0 0,1 0 0 0 0,0-2 0 0 0,0 0 0 0 0,0 2 0 0 0,-1 0 0 0 0,1 2 0 0 0,0-2 0 0 0,-2-1 0 0 0,1 3 0 0 0,-1-1 0 0 0,0 0 0 0 0,0 1 0 0 0,0 1 0 0 0,-1-1 0 0 0,1-2 0 0 0,0 0 0 0 0,-1-1 0 0 0,-1 1 0 0 0,2-3 0 0 0,-1 1 0 0 0,1 1 0 0 0,-3-1 0 0 0,0 0 0 0 0,1 0 0 0 0,-2 1 0 0 0,0-1 0 0 0,0 1 0 0 0,0-1 0 0 0,0 0 0 0 0,-1 1 0 0 0,1-1 0 0 0,0 0 0 0 0,0 1 0 0 0,0-1 0 0 0,-2 3 0 0 0,-1-1 0 0 0,1 1 0 0 0,-2 0 0 0 0,-1-1 0 0 0,0-1 0 0 0,0-1 0 0 0,-1 1 0 0 0,1-1 0 0 0,-2 1 0 0 0,2 0 0 0 0,-1 0 0 0 0,0 3 0 0 0,0-2 0 0 0,-2 0 0 0 0,2 0 0 0 0,-2-1 0 0 0,0 0 0 0 0,-2 0 0 0 0,0-1 0 0 0,-1 0 0 0 0,0 1 0 0 0,-1-1 0 0 0,2 0 0 0 0,1 3 0 0 0,0 0 0 0 0,-1 1 0 0 0,2 1 0 0 0,-1 1 0 0 0,1 0 0 0 0,-1 2 0 0 0,-2-2 0 0 0,0 0 0 0 0,0 2 0 0 0,1-1 0 0 0,1 1 0 0 0,0 1 0 0 0,0-2 0 0 0,-1 2 0 0 0,-2 0 0 0 0,1 1 0 0 0,-1 0 0 0 0,1 2 0 0 0,-1-1 0 0 0,0 1 0 0 0,1 1 0 0 0,-1-1 0 0 0,0 0 0 0 0,1 0 0 0 0,-1 0 0 0 0,0 0 0 0 0,3 2 0 0 0,0 0 0 0 0,0 3 0 0 0,-1 0 0 0 0,0 1 0 0 0,-1-1 0 0 0,0 1 0 0 0,0 0 0 0 0,1 0 0 0 0,1 0 0 0 0,-1 0 0 0 0,1 0 0 0 0,-1 1 0 0 0,-2 0 0 0 0,2 0 0 0 0,-2 0 0 0 0,0 1 0 0 0,1 2 0 0 0,-3-2 0 0 0,0 0 0 0 0,-1 1 0 0 0,2-1 0 0 0,-1 0 0 0 0,0 2 0 0 0,-3 2 0 0 0,1 1 0 0 0,-1-1 0 0 0,3-1 0 0 0,-2-1 0 0 0,0 0 0 0 0,1 0 0 0 0,0 0 0 0 0,-1 1 0 0 0,2 0 0 0 0,-3 0 0 0 0,1 0 0 0 0,1 0 0 0 0,0-2 0 0 0,-1 0 0 0 0,2 1 0 0 0,-3 0 0 0 0,-1 1 0 0 0,1-1 0 0 0,1 2 0 0 0,0 0 0 0 0,1 0 0 0 0,-1-2 0 0 0,0-2 0 0 0,-1 2 0 0 0,2-1 0 0 0,1 2 0 0 0,-2-2 0 0 0,2-1 0 0 0,-1 1 0 0 0,1 1 0 0 0,2-2 0 0 0,-1 0 0 0 0,1 1 0 0 0,1-1 0 0 0,-1-1 0 0 0,2 1 0 0 0,2 0 0 0 0,-1-1 0 0 0,-1 2 0 0 0,2-1 0 0 0,0 1 0 0 0,2-1 0 0 0,-2 1 0 0 0,1 0 0 0 0,0 2 0 0 0,0-1 0 0 0,1 2 0 0 0,-1-2 0 0 0,1-1 0 0 0,2 0 0 0 0,1 1 0 0 0,2 0 0 0 0,-2 1 0 0 0,0 1 0 0 0,1-1 0 0 0,0 0 0 0 0,1 1 0 0 0,0 0 0 0 0,1-1 0 0 0,0 2 0 0 0,0-2 0 0 0,2-1 0 0 0,0-1 0 0 0,4 0 0 0 0,0 1 0 0 0,0 0 0 0 0,2-1 0 0 0,1-1 0 0 0,-2 0 0 0 0,1 0 0 0 0,1 0 0 0 0,2 1 0 0 0,2-2 0 0 0,-2 0 0 0 0,1 0 0 0 0,0-1 0 0 0,1 0 0 0 0,1-2 0 0 0,1 0 0 0 0,0 1 0 0 0,0-2 0 0 0,0-1 0 0 0,4 0 0 0 0,1-1 0 0 0,-1-1 0 0 0,0 0 0 0 0,2 0 0 0 0,-1-1 0 0 0,-1 1 0 0 0,-1 0 0 0 0,0 0 0 0 0,2 0 0 0 0,1 0 0 0 0,0 0 0 0 0,1 0 0 0 0,-1-3 0 0 0,-1 0 0 0 0,-1 1 0 0 0,1-2 0 0 0,-1 0 0 0 0,-1-1 0 0 0,-1 0 0 0 0,1 1 0 0 0,0-1 0 0 0,-1 0 0 0 0,2 0 0 0 0,-1 0 0 0 0,0-1 0 0 0,-1-1 0 0 0,-1 0 0 0 0,0-1 0 0 0,0 0 0 0 0,1 1 0 0 0,0-1 0 0 0,-2 0 0 0 0,-1 0 0 0 0,0 0 0 0 0,-1 0 0 0 0,-2 1 0 0 0,3-1 0 0 0,-2 0 0 0 0,-1 0 0 0 0,0 1 0 0 0,0-2 0 0 0,-1 2 0 0 0,0 0 0 0 0,-1-2 0 0 0,-1 2 0 0 0,0-1 0 0 0,0 0 0 0 0,0-2 0 0 0,-1 0 0 0 0,1 1 0 0 0,-2 1 0 0 0,-2-2 0 0 0,2 1 0 0 0,-2-1 0 0 0,-1-1 0 0 0,-1-1 0 0 0,0 1 0 0 0,-2-1 0 0 0,0 0 0 0 0,0 0 0 0 0,-3 3 0 0 0,1-1 0 0 0,-3 4 0 0 0,0-2 0 0 0,0 3 0 0 0,-1-1 0 0 0,-1 0 0 0 0,2 0 0 0 0,-1 2 0 0 0,-2-2 0 0 0,-1 0 0 0 0,1 3 0 0 0,2 5 0 0 0,1 5 0 0 0,4-1 0 0 0,3 1 0 0 0,0 2 0 0 0,1 0 0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471c318-9a7e-4b4f-81c9-e5664b487c5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2FE13EE7183A14B9F1F25C4B362325D" ma:contentTypeVersion="8" ma:contentTypeDescription="Crear nuevo documento." ma:contentTypeScope="" ma:versionID="2a9e4941c2565a7ea7d4a6f3b9c900a5">
  <xsd:schema xmlns:xsd="http://www.w3.org/2001/XMLSchema" xmlns:xs="http://www.w3.org/2001/XMLSchema" xmlns:p="http://schemas.microsoft.com/office/2006/metadata/properties" xmlns:ns3="5471c318-9a7e-4b4f-81c9-e5664b487c57" xmlns:ns4="0294eb82-7e2d-4cdf-9b0a-f2de25f0ec7a" targetNamespace="http://schemas.microsoft.com/office/2006/metadata/properties" ma:root="true" ma:fieldsID="7ade1864bde8ab950cf251a74d09c86c" ns3:_="" ns4:_="">
    <xsd:import namespace="5471c318-9a7e-4b4f-81c9-e5664b487c57"/>
    <xsd:import namespace="0294eb82-7e2d-4cdf-9b0a-f2de25f0ec7a"/>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71c318-9a7e-4b4f-81c9-e5664b487c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294eb82-7e2d-4cdf-9b0a-f2de25f0ec7a"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296EC0-F0B1-4400-89A5-DAA7E94FE865}">
  <ds:schemaRefs>
    <ds:schemaRef ds:uri="http://schemas.microsoft.com/sharepoint/v3/contenttype/forms"/>
  </ds:schemaRefs>
</ds:datastoreItem>
</file>

<file path=customXml/itemProps2.xml><?xml version="1.0" encoding="utf-8"?>
<ds:datastoreItem xmlns:ds="http://schemas.openxmlformats.org/officeDocument/2006/customXml" ds:itemID="{5FF288E3-EBF8-4806-95CD-EBF8F48A2012}">
  <ds:schemaRefs>
    <ds:schemaRef ds:uri="http://schemas.openxmlformats.org/officeDocument/2006/bibliography"/>
  </ds:schemaRefs>
</ds:datastoreItem>
</file>

<file path=customXml/itemProps3.xml><?xml version="1.0" encoding="utf-8"?>
<ds:datastoreItem xmlns:ds="http://schemas.openxmlformats.org/officeDocument/2006/customXml" ds:itemID="{E5329329-46B3-4F8C-917A-3BCB7601F19F}">
  <ds:schemaRefs>
    <ds:schemaRef ds:uri="http://schemas.microsoft.com/office/2006/metadata/properties"/>
    <ds:schemaRef ds:uri="http://schemas.microsoft.com/office/infopath/2007/PartnerControls"/>
    <ds:schemaRef ds:uri="5471c318-9a7e-4b4f-81c9-e5664b487c57"/>
  </ds:schemaRefs>
</ds:datastoreItem>
</file>

<file path=customXml/itemProps4.xml><?xml version="1.0" encoding="utf-8"?>
<ds:datastoreItem xmlns:ds="http://schemas.openxmlformats.org/officeDocument/2006/customXml" ds:itemID="{B3DFDC9F-404E-49B1-A2E0-4E998BDED6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71c318-9a7e-4b4f-81c9-e5664b487c57"/>
    <ds:schemaRef ds:uri="0294eb82-7e2d-4cdf-9b0a-f2de25f0ec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2524</Words>
  <Characters>15808</Characters>
  <Application>Microsoft Office Word</Application>
  <DocSecurity>4</DocSecurity>
  <Lines>131</Lines>
  <Paragraphs>36</Paragraphs>
  <ScaleCrop>false</ScaleCrop>
  <HeadingPairs>
    <vt:vector size="2" baseType="variant">
      <vt:variant>
        <vt:lpstr>Título</vt:lpstr>
      </vt:variant>
      <vt:variant>
        <vt:i4>1</vt:i4>
      </vt:variant>
    </vt:vector>
  </HeadingPairs>
  <TitlesOfParts>
    <vt:vector size="1" baseType="lpstr">
      <vt:lpstr/>
    </vt:vector>
  </TitlesOfParts>
  <Manager/>
  <Company>M&amp;T Consulting</Company>
  <LinksUpToDate>false</LinksUpToDate>
  <CharactersWithSpaces>18296</CharactersWithSpaces>
  <SharedDoc>false</SharedDoc>
  <HLinks>
    <vt:vector size="84" baseType="variant">
      <vt:variant>
        <vt:i4>1703998</vt:i4>
      </vt:variant>
      <vt:variant>
        <vt:i4>80</vt:i4>
      </vt:variant>
      <vt:variant>
        <vt:i4>0</vt:i4>
      </vt:variant>
      <vt:variant>
        <vt:i4>5</vt:i4>
      </vt:variant>
      <vt:variant>
        <vt:lpwstr/>
      </vt:variant>
      <vt:variant>
        <vt:lpwstr>_Toc181197732</vt:lpwstr>
      </vt:variant>
      <vt:variant>
        <vt:i4>1703998</vt:i4>
      </vt:variant>
      <vt:variant>
        <vt:i4>74</vt:i4>
      </vt:variant>
      <vt:variant>
        <vt:i4>0</vt:i4>
      </vt:variant>
      <vt:variant>
        <vt:i4>5</vt:i4>
      </vt:variant>
      <vt:variant>
        <vt:lpwstr/>
      </vt:variant>
      <vt:variant>
        <vt:lpwstr>_Toc181197731</vt:lpwstr>
      </vt:variant>
      <vt:variant>
        <vt:i4>1703998</vt:i4>
      </vt:variant>
      <vt:variant>
        <vt:i4>68</vt:i4>
      </vt:variant>
      <vt:variant>
        <vt:i4>0</vt:i4>
      </vt:variant>
      <vt:variant>
        <vt:i4>5</vt:i4>
      </vt:variant>
      <vt:variant>
        <vt:lpwstr/>
      </vt:variant>
      <vt:variant>
        <vt:lpwstr>_Toc181197730</vt:lpwstr>
      </vt:variant>
      <vt:variant>
        <vt:i4>1769534</vt:i4>
      </vt:variant>
      <vt:variant>
        <vt:i4>62</vt:i4>
      </vt:variant>
      <vt:variant>
        <vt:i4>0</vt:i4>
      </vt:variant>
      <vt:variant>
        <vt:i4>5</vt:i4>
      </vt:variant>
      <vt:variant>
        <vt:lpwstr/>
      </vt:variant>
      <vt:variant>
        <vt:lpwstr>_Toc181197729</vt:lpwstr>
      </vt:variant>
      <vt:variant>
        <vt:i4>1769534</vt:i4>
      </vt:variant>
      <vt:variant>
        <vt:i4>56</vt:i4>
      </vt:variant>
      <vt:variant>
        <vt:i4>0</vt:i4>
      </vt:variant>
      <vt:variant>
        <vt:i4>5</vt:i4>
      </vt:variant>
      <vt:variant>
        <vt:lpwstr/>
      </vt:variant>
      <vt:variant>
        <vt:lpwstr>_Toc181197728</vt:lpwstr>
      </vt:variant>
      <vt:variant>
        <vt:i4>1769534</vt:i4>
      </vt:variant>
      <vt:variant>
        <vt:i4>50</vt:i4>
      </vt:variant>
      <vt:variant>
        <vt:i4>0</vt:i4>
      </vt:variant>
      <vt:variant>
        <vt:i4>5</vt:i4>
      </vt:variant>
      <vt:variant>
        <vt:lpwstr/>
      </vt:variant>
      <vt:variant>
        <vt:lpwstr>_Toc181197727</vt:lpwstr>
      </vt:variant>
      <vt:variant>
        <vt:i4>1769534</vt:i4>
      </vt:variant>
      <vt:variant>
        <vt:i4>44</vt:i4>
      </vt:variant>
      <vt:variant>
        <vt:i4>0</vt:i4>
      </vt:variant>
      <vt:variant>
        <vt:i4>5</vt:i4>
      </vt:variant>
      <vt:variant>
        <vt:lpwstr/>
      </vt:variant>
      <vt:variant>
        <vt:lpwstr>_Toc181197726</vt:lpwstr>
      </vt:variant>
      <vt:variant>
        <vt:i4>1769534</vt:i4>
      </vt:variant>
      <vt:variant>
        <vt:i4>38</vt:i4>
      </vt:variant>
      <vt:variant>
        <vt:i4>0</vt:i4>
      </vt:variant>
      <vt:variant>
        <vt:i4>5</vt:i4>
      </vt:variant>
      <vt:variant>
        <vt:lpwstr/>
      </vt:variant>
      <vt:variant>
        <vt:lpwstr>_Toc181197725</vt:lpwstr>
      </vt:variant>
      <vt:variant>
        <vt:i4>1769534</vt:i4>
      </vt:variant>
      <vt:variant>
        <vt:i4>32</vt:i4>
      </vt:variant>
      <vt:variant>
        <vt:i4>0</vt:i4>
      </vt:variant>
      <vt:variant>
        <vt:i4>5</vt:i4>
      </vt:variant>
      <vt:variant>
        <vt:lpwstr/>
      </vt:variant>
      <vt:variant>
        <vt:lpwstr>_Toc181197724</vt:lpwstr>
      </vt:variant>
      <vt:variant>
        <vt:i4>1769534</vt:i4>
      </vt:variant>
      <vt:variant>
        <vt:i4>26</vt:i4>
      </vt:variant>
      <vt:variant>
        <vt:i4>0</vt:i4>
      </vt:variant>
      <vt:variant>
        <vt:i4>5</vt:i4>
      </vt:variant>
      <vt:variant>
        <vt:lpwstr/>
      </vt:variant>
      <vt:variant>
        <vt:lpwstr>_Toc181197723</vt:lpwstr>
      </vt:variant>
      <vt:variant>
        <vt:i4>1769534</vt:i4>
      </vt:variant>
      <vt:variant>
        <vt:i4>20</vt:i4>
      </vt:variant>
      <vt:variant>
        <vt:i4>0</vt:i4>
      </vt:variant>
      <vt:variant>
        <vt:i4>5</vt:i4>
      </vt:variant>
      <vt:variant>
        <vt:lpwstr/>
      </vt:variant>
      <vt:variant>
        <vt:lpwstr>_Toc181197722</vt:lpwstr>
      </vt:variant>
      <vt:variant>
        <vt:i4>1769534</vt:i4>
      </vt:variant>
      <vt:variant>
        <vt:i4>14</vt:i4>
      </vt:variant>
      <vt:variant>
        <vt:i4>0</vt:i4>
      </vt:variant>
      <vt:variant>
        <vt:i4>5</vt:i4>
      </vt:variant>
      <vt:variant>
        <vt:lpwstr/>
      </vt:variant>
      <vt:variant>
        <vt:lpwstr>_Toc181197721</vt:lpwstr>
      </vt:variant>
      <vt:variant>
        <vt:i4>1769534</vt:i4>
      </vt:variant>
      <vt:variant>
        <vt:i4>8</vt:i4>
      </vt:variant>
      <vt:variant>
        <vt:i4>0</vt:i4>
      </vt:variant>
      <vt:variant>
        <vt:i4>5</vt:i4>
      </vt:variant>
      <vt:variant>
        <vt:lpwstr/>
      </vt:variant>
      <vt:variant>
        <vt:lpwstr>_Toc181197720</vt:lpwstr>
      </vt:variant>
      <vt:variant>
        <vt:i4>1572926</vt:i4>
      </vt:variant>
      <vt:variant>
        <vt:i4>2</vt:i4>
      </vt:variant>
      <vt:variant>
        <vt:i4>0</vt:i4>
      </vt:variant>
      <vt:variant>
        <vt:i4>5</vt:i4>
      </vt:variant>
      <vt:variant>
        <vt:lpwstr/>
      </vt:variant>
      <vt:variant>
        <vt:lpwstr>_Toc181197719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Metodología de la 12207</dc:subject>
  <dc:creator>Luis Chang</dc:creator>
  <cp:keywords>2.0</cp:keywords>
  <dc:description/>
  <cp:lastModifiedBy>AGUILAR CONTRERAS, Angel Jesus</cp:lastModifiedBy>
  <cp:revision>2</cp:revision>
  <cp:lastPrinted>2009-06-22T17:09:00Z</cp:lastPrinted>
  <dcterms:created xsi:type="dcterms:W3CDTF">2024-11-28T05:11:00Z</dcterms:created>
  <dcterms:modified xsi:type="dcterms:W3CDTF">2024-11-28T05:11:00Z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0x010100E2FE13EE7183A14B9F1F25C4B362325D</vt:lpwstr>
  </property>
</Properties>
</file>